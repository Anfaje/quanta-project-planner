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Arial" w:cs="Arial" w:eastAsia="Arial" w:hAnsi="Arial"/>
          <w:b/>
          <w:bCs/>
          <w:color w:val="1B4F72"/>
          <w:sz w:val="72"/>
          <w:szCs w:val="72"/>
        </w:rPr>
        <w:t xml:space="preserve">QUANTA</w:t>
      </w:r>
    </w:p>
    <w:p>
      <w:pPr>
        <w:spacing w:after="100"/>
        <w:jc w:val="center"/>
      </w:pPr>
      <w:r>
        <w:rPr>
          <w:rFonts w:ascii="Arial" w:cs="Arial" w:eastAsia="Arial" w:hAnsi="Arial"/>
          <w:color w:val="5D6D7E"/>
          <w:sz w:val="28"/>
          <w:szCs w:val="28"/>
        </w:rPr>
        <w:t xml:space="preserve">Project Estimates &amp; Resource Tracking Platform</w:t>
      </w:r>
    </w:p>
    <w:p>
      <w:pPr>
        <w:pBdr>
          <w:bottom w:val="single" w:color="1B4F72" w:sz="6" w:space="1"/>
        </w:pBdr>
        <w:spacing w:after="600"/>
        <w:jc w:val="center"/>
      </w:pPr>
      <w:r>
        <w:rPr>
          <w:sz w:val="12"/>
          <w:szCs w:val="12"/>
        </w:rPr>
        <w:t xml:space="preserve"> </w:t>
      </w:r>
    </w:p>
    <w:p>
      <w:pPr>
        <w:spacing w:after="100"/>
        <w:jc w:val="center"/>
      </w:pPr>
      <w:r>
        <w:rPr>
          <w:rFonts w:ascii="Arial" w:cs="Arial" w:eastAsia="Arial" w:hAnsi="Arial"/>
          <w:b/>
          <w:bCs/>
          <w:color w:val="2C3E50"/>
          <w:sz w:val="40"/>
          <w:szCs w:val="40"/>
        </w:rPr>
        <w:t xml:space="preserve">Test Cases</w:t>
      </w:r>
    </w:p>
    <w:p>
      <w:pPr>
        <w:spacing w:after="200"/>
        <w:jc w:val="center"/>
      </w:pPr>
      <w:r>
        <w:rPr>
          <w:rFonts w:ascii="Arial" w:cs="Arial" w:eastAsia="Arial" w:hAnsi="Arial"/>
          <w:color w:val="7F8C8D"/>
          <w:sz w:val="22"/>
          <w:szCs w:val="22"/>
        </w:rPr>
        <w:t xml:space="preserve">v2.2  |  April 2026</w:t>
      </w:r>
    </w:p>
    <w:p>
      <w:pPr>
        <w:spacing w:after="200"/>
        <w:jc w:val="center"/>
      </w:pPr>
      <w:r>
        <w:rPr>
          <w:rFonts w:ascii="Arial" w:cs="Arial" w:eastAsia="Arial" w:hAnsi="Arial"/>
          <w:i/>
          <w:iCs/>
          <w:color w:val="95A5A6"/>
          <w:sz w:val="20"/>
          <w:szCs w:val="20"/>
        </w:rPr>
        <w:t xml:space="preserve">Aligned with prototyped flows</w:t>
      </w:r>
    </w:p>
    <w:p>
      <w:pPr>
        <w:spacing w:after="600"/>
        <w:jc w:val="center"/>
      </w:pPr>
      <w:r>
        <w:rPr>
          <w:rFonts w:ascii="Arial" w:cs="Arial" w:eastAsia="Arial" w:hAnsi="Arial"/>
          <w:b/>
          <w:bCs/>
          <w:color w:val="2C3E50"/>
          <w:sz w:val="24"/>
          <w:szCs w:val="24"/>
        </w:rPr>
        <w:t xml:space="preserve">212 test cases across 9 sections</w:t>
      </w:r>
    </w:p>
    <w:p>
      <w:pPr>
        <w:sectPr>
          <w:pgSz w:w="12240" w:h="15840" w:orient="portrait"/>
          <w:pgMar w:top="1440" w:right="1440" w:bottom="1440" w:left="1440" w:header="708" w:footer="708" w:gutter="0"/>
          <w:pgNumType/>
          <w:docGrid w:linePitch="360"/>
        </w:sectPr>
      </w:pPr>
    </w:p>
    <w:p>
      <w:pPr>
        <w:pStyle w:val="Heading1"/>
      </w:pPr>
      <w:r>
        <w:rPr>
          <w:rFonts w:ascii="Arial" w:cs="Arial" w:eastAsia="Arial" w:hAnsi="Arial"/>
        </w:rPr>
        <w:t xml:space="preserve">Test Case Overview</w:t>
      </w:r>
    </w:p>
    <w:p>
      <w:pPr>
        <w:spacing w:after="120"/>
      </w:pPr>
      <w:r>
        <w:rPr>
          <w:rFonts w:ascii="Arial" w:cs="Arial" w:eastAsia="Arial" w:hAnsi="Arial"/>
          <w:sz w:val="21"/>
          <w:szCs w:val="21"/>
        </w:rPr>
        <w:t xml:space="preserve">This document contains the full set of functional test cases for Quanta v2.2, updated to reflect every user flow prototyped during the design phase. Test cases are organised into nine sections: authentication/signup, five single-role sections (IC, PM, AC, BUL, AA), multi-role combinations, the onboarding wizard, and cross-cutting edge cases.</w:t>
      </w:r>
    </w:p>
    <w:p>
      <w:pPr>
        <w:spacing w:after="120"/>
      </w:pPr>
      <w:r>
        <w:rPr>
          <w:rFonts w:ascii="Arial" w:cs="Arial" w:eastAsia="Arial" w:hAnsi="Arial"/>
          <w:sz w:val="21"/>
          <w:szCs w:val="21"/>
        </w:rPr>
        <w:t xml:space="preserve">The multi-role permission model means a user may hold any combination of {IC, PM, AC, BUL, AA}. Permissions are always additive. The dashboard is adaptive — sections render based on the effective capability set. Financial access is scoped per-project by role.</w:t>
      </w:r>
    </w:p>
    <w:p>
      <w:pPr>
        <w:spacing w:after="200"/>
      </w:pPr>
    </w:p>
    <w:p>
      <w:pPr>
        <w:pStyle w:val="Heading1"/>
      </w:pPr>
      <w:r>
        <w:rPr>
          <w:rFonts w:ascii="Arial" w:cs="Arial" w:eastAsia="Arial" w:hAnsi="Arial"/>
        </w:rPr>
        <w:t xml:space="preserve">1. Authentication &amp; Signup</w:t>
      </w:r>
    </w:p>
    <w:p>
      <w:pPr>
        <w:spacing w:after="120"/>
      </w:pPr>
      <w:r>
        <w:rPr>
          <w:rFonts w:ascii="Arial" w:cs="Arial" w:eastAsia="Arial" w:hAnsi="Arial"/>
          <w:sz w:val="21"/>
          <w:szCs w:val="21"/>
        </w:rPr>
        <w:t xml:space="preserve">23 test cases. Covers email+password login, MFA, domain-whitelisted signup, project invite context, project role selection, and IC default assignment.</w:t>
      </w:r>
    </w:p>
    <w:p>
      <w:pPr>
        <w:spacing w:after="200"/>
      </w:pPr>
    </w:p>
    <w:tbl>
      <w:tblPr>
        <w:tblW w:type="dxa" w:w="13440"/>
        <w:tblBorders>
          <w:top w:val="single" w:color="auto" w:sz="4"/>
          <w:left w:val="single" w:color="auto" w:sz="4"/>
          <w:bottom w:val="single" w:color="auto" w:sz="4"/>
          <w:right w:val="single" w:color="auto" w:sz="4"/>
          <w:insideH w:val="single" w:color="auto" w:sz="4"/>
          <w:insideV w:val="single" w:color="auto" w:sz="4"/>
        </w:tblBorders>
      </w:tblPr>
      <w:tblGrid>
        <w:gridCol w:w="700"/>
        <w:gridCol w:w="1400"/>
        <w:gridCol w:w="5340"/>
        <w:gridCol w:w="6000"/>
      </w:tblGrid>
      <w:tr>
        <w:tc>
          <w:tcPr>
            <w:tcW w:type="dxa" w:w="7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w:t>
            </w:r>
          </w:p>
        </w:tc>
        <w:tc>
          <w:tcPr>
            <w:tcW w:type="dxa" w:w="14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Area</w:t>
            </w:r>
          </w:p>
        </w:tc>
        <w:tc>
          <w:tcPr>
            <w:tcW w:type="dxa" w:w="534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User Action / Scenario</w:t>
            </w:r>
          </w:p>
        </w:tc>
        <w:tc>
          <w:tcPr>
            <w:tcW w:type="dxa" w:w="60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Expected Application Behaviour</w:t>
            </w:r>
          </w:p>
        </w:tc>
      </w:tr>
      <w:tr>
        <w:tc>
          <w:tcPr>
            <w:tcW w:type="dxa" w:w="7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1</w:t>
            </w:r>
          </w:p>
        </w:tc>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Login</w:t>
            </w:r>
          </w:p>
        </w:tc>
        <w:tc>
          <w:tcPr>
            <w:tcW w:type="dxa" w:w="534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User navigates to the app for the first time with no account.</w:t>
            </w:r>
          </w:p>
        </w:tc>
        <w:tc>
          <w:tcPr>
            <w:tcW w:type="dxa" w:w="6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Login screen shows email + password form. No Google SSO button. Link to sign up at the bottom.</w:t>
            </w:r>
          </w:p>
        </w:tc>
      </w:tr>
      <w:tr>
        <w:tc>
          <w:tcPr>
            <w:tcW w:type="dxa" w:w="7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2</w:t>
            </w:r>
          </w:p>
        </w:tc>
        <w:tc>
          <w:tcPr>
            <w:tcW w:type="dxa" w:w="14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Login</w:t>
            </w:r>
          </w:p>
        </w:tc>
        <w:tc>
          <w:tcPr>
            <w:tcW w:type="dxa" w:w="534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User enters valid credentials and submits.</w:t>
            </w:r>
          </w:p>
        </w:tc>
        <w:tc>
          <w:tcPr>
            <w:tcW w:type="dxa" w:w="6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MFA screen appears with 6-digit code entry fields.</w:t>
            </w:r>
          </w:p>
        </w:tc>
      </w:tr>
      <w:tr>
        <w:tc>
          <w:tcPr>
            <w:tcW w:type="dxa" w:w="7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3</w:t>
            </w:r>
          </w:p>
        </w:tc>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Login</w:t>
            </w:r>
          </w:p>
        </w:tc>
        <w:tc>
          <w:tcPr>
            <w:tcW w:type="dxa" w:w="534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User enters all 6 MFA digits correctly.</w:t>
            </w:r>
          </w:p>
        </w:tc>
        <w:tc>
          <w:tcPr>
            <w:tcW w:type="dxa" w:w="6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Auto-submits, verifies, and redirects to the dashboard.</w:t>
            </w:r>
          </w:p>
        </w:tc>
      </w:tr>
      <w:tr>
        <w:tc>
          <w:tcPr>
            <w:tcW w:type="dxa" w:w="7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4</w:t>
            </w:r>
          </w:p>
        </w:tc>
        <w:tc>
          <w:tcPr>
            <w:tcW w:type="dxa" w:w="14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Login</w:t>
            </w:r>
          </w:p>
        </w:tc>
        <w:tc>
          <w:tcPr>
            <w:tcW w:type="dxa" w:w="534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User enters incorrect MFA code.</w:t>
            </w:r>
          </w:p>
        </w:tc>
        <w:tc>
          <w:tcPr>
            <w:tcW w:type="dxa" w:w="6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Error message appears. Fields reset. User can retry.</w:t>
            </w:r>
          </w:p>
        </w:tc>
      </w:tr>
      <w:tr>
        <w:tc>
          <w:tcPr>
            <w:tcW w:type="dxa" w:w="7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5</w:t>
            </w:r>
          </w:p>
        </w:tc>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Login</w:t>
            </w:r>
          </w:p>
        </w:tc>
        <w:tc>
          <w:tcPr>
            <w:tcW w:type="dxa" w:w="534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User clicks “Forgot password?”.</w:t>
            </w:r>
          </w:p>
        </w:tc>
        <w:tc>
          <w:tcPr>
            <w:tcW w:type="dxa" w:w="6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Password reset flow initiates (email sent).</w:t>
            </w:r>
          </w:p>
        </w:tc>
      </w:tr>
      <w:tr>
        <w:tc>
          <w:tcPr>
            <w:tcW w:type="dxa" w:w="7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6</w:t>
            </w:r>
          </w:p>
        </w:tc>
        <w:tc>
          <w:tcPr>
            <w:tcW w:type="dxa" w:w="14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Login</w:t>
            </w:r>
          </w:p>
        </w:tc>
        <w:tc>
          <w:tcPr>
            <w:tcW w:type="dxa" w:w="534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User checks “Remember me” and logs in.</w:t>
            </w:r>
          </w:p>
        </w:tc>
        <w:tc>
          <w:tcPr>
            <w:tcW w:type="dxa" w:w="6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Session persists across browser restarts within the session TTL (8 hours).</w:t>
            </w:r>
          </w:p>
        </w:tc>
      </w:tr>
      <w:tr>
        <w:tc>
          <w:tcPr>
            <w:tcW w:type="dxa" w:w="7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7</w:t>
            </w:r>
          </w:p>
        </w:tc>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Login</w:t>
            </w:r>
          </w:p>
        </w:tc>
        <w:tc>
          <w:tcPr>
            <w:tcW w:type="dxa" w:w="534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User arrives via a project invite link.</w:t>
            </w:r>
          </w:p>
        </w:tc>
        <w:tc>
          <w:tcPr>
            <w:tcW w:type="dxa" w:w="6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Login screen shows an invite context banner: “[Name] invited you to [Project] as [Role].” The banner persists through signup.</w:t>
            </w:r>
          </w:p>
        </w:tc>
      </w:tr>
      <w:tr>
        <w:tc>
          <w:tcPr>
            <w:tcW w:type="dxa" w:w="7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8</w:t>
            </w:r>
          </w:p>
        </w:tc>
        <w:tc>
          <w:tcPr>
            <w:tcW w:type="dxa" w:w="14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Signup</w:t>
            </w:r>
          </w:p>
        </w:tc>
        <w:tc>
          <w:tcPr>
            <w:tcW w:type="dxa" w:w="534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User clicks “Sign up” from the login screen.</w:t>
            </w:r>
          </w:p>
        </w:tc>
        <w:tc>
          <w:tcPr>
            <w:tcW w:type="dxa" w:w="6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Signup form appears: full name, work email, password, project roles (multi-select pills), create account button.</w:t>
            </w:r>
          </w:p>
        </w:tc>
      </w:tr>
      <w:tr>
        <w:tc>
          <w:tcPr>
            <w:tcW w:type="dxa" w:w="7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9</w:t>
            </w:r>
          </w:p>
        </w:tc>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Signup</w:t>
            </w:r>
          </w:p>
        </w:tc>
        <w:tc>
          <w:tcPr>
            <w:tcW w:type="dxa" w:w="534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User enters email ending in @trifork.com.</w:t>
            </w:r>
          </w:p>
        </w:tc>
        <w:tc>
          <w:tcPr>
            <w:tcW w:type="dxa" w:w="6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Green checkmark appears on the email field. “Domain verified” message shown.</w:t>
            </w:r>
          </w:p>
        </w:tc>
      </w:tr>
      <w:tr>
        <w:tc>
          <w:tcPr>
            <w:tcW w:type="dxa" w:w="7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10</w:t>
            </w:r>
          </w:p>
        </w:tc>
        <w:tc>
          <w:tcPr>
            <w:tcW w:type="dxa" w:w="14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Signup</w:t>
            </w:r>
          </w:p>
        </w:tc>
        <w:tc>
          <w:tcPr>
            <w:tcW w:type="dxa" w:w="534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User enters email ending in @gmail.com.</w:t>
            </w:r>
          </w:p>
        </w:tc>
        <w:tc>
          <w:tcPr>
            <w:tcW w:type="dxa" w:w="6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Red X appears. Error: “This email domain is not authorised. Allowed: trifork.com, trifork-na.com, spantree.com.”</w:t>
            </w:r>
          </w:p>
        </w:tc>
      </w:tr>
      <w:tr>
        <w:tc>
          <w:tcPr>
            <w:tcW w:type="dxa" w:w="7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11</w:t>
            </w:r>
          </w:p>
        </w:tc>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Signup</w:t>
            </w:r>
          </w:p>
        </w:tc>
        <w:tc>
          <w:tcPr>
            <w:tcW w:type="dxa" w:w="534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User enters email ending in @trifork-na.com.</w:t>
            </w:r>
          </w:p>
        </w:tc>
        <w:tc>
          <w:tcPr>
            <w:tcW w:type="dxa" w:w="6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Domain verified. Signup proceeds.</w:t>
            </w:r>
          </w:p>
        </w:tc>
      </w:tr>
      <w:tr>
        <w:tc>
          <w:tcPr>
            <w:tcW w:type="dxa" w:w="7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12</w:t>
            </w:r>
          </w:p>
        </w:tc>
        <w:tc>
          <w:tcPr>
            <w:tcW w:type="dxa" w:w="14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Signup</w:t>
            </w:r>
          </w:p>
        </w:tc>
        <w:tc>
          <w:tcPr>
            <w:tcW w:type="dxa" w:w="534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User enters email ending in @spantree.com.</w:t>
            </w:r>
          </w:p>
        </w:tc>
        <w:tc>
          <w:tcPr>
            <w:tcW w:type="dxa" w:w="6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Domain verified. Signup proceeds.</w:t>
            </w:r>
          </w:p>
        </w:tc>
      </w:tr>
      <w:tr>
        <w:tc>
          <w:tcPr>
            <w:tcW w:type="dxa" w:w="7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13</w:t>
            </w:r>
          </w:p>
        </w:tc>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Signup</w:t>
            </w:r>
          </w:p>
        </w:tc>
        <w:tc>
          <w:tcPr>
            <w:tcW w:type="dxa" w:w="534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User enters email with a domain not on the whitelist.</w:t>
            </w:r>
          </w:p>
        </w:tc>
        <w:tc>
          <w:tcPr>
            <w:tcW w:type="dxa" w:w="6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Error shows the allowed domains. Create Account button stays disabled.</w:t>
            </w:r>
          </w:p>
        </w:tc>
      </w:tr>
      <w:tr>
        <w:tc>
          <w:tcPr>
            <w:tcW w:type="dxa" w:w="7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14</w:t>
            </w:r>
          </w:p>
        </w:tc>
        <w:tc>
          <w:tcPr>
            <w:tcW w:type="dxa" w:w="14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Signup</w:t>
            </w:r>
          </w:p>
        </w:tc>
        <w:tc>
          <w:tcPr>
            <w:tcW w:type="dxa" w:w="534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User selects project roles (e.g. iOS Dev, Backend).</w:t>
            </w:r>
          </w:p>
        </w:tc>
        <w:tc>
          <w:tcPr>
            <w:tcW w:type="dxa" w:w="6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Selected pills turn indigo with a checkmark. Multiple selections allowed.</w:t>
            </w:r>
          </w:p>
        </w:tc>
      </w:tr>
      <w:tr>
        <w:tc>
          <w:tcPr>
            <w:tcW w:type="dxa" w:w="7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15</w:t>
            </w:r>
          </w:p>
        </w:tc>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Signup</w:t>
            </w:r>
          </w:p>
        </w:tc>
        <w:tc>
          <w:tcPr>
            <w:tcW w:type="dxa" w:w="534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User selects no project roles.</w:t>
            </w:r>
          </w:p>
        </w:tc>
        <w:tc>
          <w:tcPr>
            <w:tcW w:type="dxa" w:w="6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Signup still allowed. Project roles are optional.</w:t>
            </w:r>
          </w:p>
        </w:tc>
      </w:tr>
      <w:tr>
        <w:tc>
          <w:tcPr>
            <w:tcW w:type="dxa" w:w="7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16</w:t>
            </w:r>
          </w:p>
        </w:tc>
        <w:tc>
          <w:tcPr>
            <w:tcW w:type="dxa" w:w="14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Signup</w:t>
            </w:r>
          </w:p>
        </w:tc>
        <w:tc>
          <w:tcPr>
            <w:tcW w:type="dxa" w:w="534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User submits signup with valid name, email, password (8+ chars).</w:t>
            </w:r>
          </w:p>
        </w:tc>
        <w:tc>
          <w:tcPr>
            <w:tcW w:type="dxa" w:w="6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MFA setup screen appears with QR code and manual key. After entering the 6-digit code, account is created.</w:t>
            </w:r>
          </w:p>
        </w:tc>
      </w:tr>
      <w:tr>
        <w:tc>
          <w:tcPr>
            <w:tcW w:type="dxa" w:w="7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17</w:t>
            </w:r>
          </w:p>
        </w:tc>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Signup</w:t>
            </w:r>
          </w:p>
        </w:tc>
        <w:tc>
          <w:tcPr>
            <w:tcW w:type="dxa" w:w="534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User submits with a password shorter than 8 characters.</w:t>
            </w:r>
          </w:p>
        </w:tc>
        <w:tc>
          <w:tcPr>
            <w:tcW w:type="dxa" w:w="6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Inline error: “Password must be at least 8 characters.” Button stays disabled.</w:t>
            </w:r>
          </w:p>
        </w:tc>
      </w:tr>
      <w:tr>
        <w:tc>
          <w:tcPr>
            <w:tcW w:type="dxa" w:w="7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18</w:t>
            </w:r>
          </w:p>
        </w:tc>
        <w:tc>
          <w:tcPr>
            <w:tcW w:type="dxa" w:w="14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Signup</w:t>
            </w:r>
          </w:p>
        </w:tc>
        <w:tc>
          <w:tcPr>
            <w:tcW w:type="dxa" w:w="534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User submits with an empty name field.</w:t>
            </w:r>
          </w:p>
        </w:tc>
        <w:tc>
          <w:tcPr>
            <w:tcW w:type="dxa" w:w="6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Create Account button remains disabled.</w:t>
            </w:r>
          </w:p>
        </w:tc>
      </w:tr>
      <w:tr>
        <w:tc>
          <w:tcPr>
            <w:tcW w:type="dxa" w:w="7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19</w:t>
            </w:r>
          </w:p>
        </w:tc>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Welcome</w:t>
            </w:r>
          </w:p>
        </w:tc>
        <w:tc>
          <w:tcPr>
            <w:tcW w:type="dxa" w:w="534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New user (direct visit) completes signup.</w:t>
            </w:r>
          </w:p>
        </w:tc>
        <w:tc>
          <w:tcPr>
            <w:tcW w:type="dxa" w:w="6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Welcome screen shows: IC role badge, “An admin can grant additional roles.” CTA: “Go to dashboard.”</w:t>
            </w:r>
          </w:p>
        </w:tc>
      </w:tr>
      <w:tr>
        <w:tc>
          <w:tcPr>
            <w:tcW w:type="dxa" w:w="7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20</w:t>
            </w:r>
          </w:p>
        </w:tc>
        <w:tc>
          <w:tcPr>
            <w:tcW w:type="dxa" w:w="14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Welcome</w:t>
            </w:r>
          </w:p>
        </w:tc>
        <w:tc>
          <w:tcPr>
            <w:tcW w:type="dxa" w:w="534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New user (invite link) completes signup.</w:t>
            </w:r>
          </w:p>
        </w:tc>
        <w:tc>
          <w:tcPr>
            <w:tcW w:type="dxa" w:w="6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Welcome screen shows: project name, invited role, IC badge. CTA: “Go to project.”</w:t>
            </w:r>
          </w:p>
        </w:tc>
      </w:tr>
      <w:tr>
        <w:tc>
          <w:tcPr>
            <w:tcW w:type="dxa" w:w="7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21</w:t>
            </w:r>
          </w:p>
        </w:tc>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Defaults</w:t>
            </w:r>
          </w:p>
        </w:tc>
        <w:tc>
          <w:tcPr>
            <w:tcW w:type="dxa" w:w="534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Any newly created user account.</w:t>
            </w:r>
          </w:p>
        </w:tc>
        <w:tc>
          <w:tcPr>
            <w:tcW w:type="dxa" w:w="6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Roles array is [IC]. No financial access. Project roles reflect signup selections.</w:t>
            </w:r>
          </w:p>
        </w:tc>
      </w:tr>
      <w:tr>
        <w:tc>
          <w:tcPr>
            <w:tcW w:type="dxa" w:w="7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22</w:t>
            </w:r>
          </w:p>
        </w:tc>
        <w:tc>
          <w:tcPr>
            <w:tcW w:type="dxa" w:w="14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Domains</w:t>
            </w:r>
          </w:p>
        </w:tc>
        <w:tc>
          <w:tcPr>
            <w:tcW w:type="dxa" w:w="534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AA adds a new domain to the whitelist.</w:t>
            </w:r>
          </w:p>
        </w:tc>
        <w:tc>
          <w:tcPr>
            <w:tcW w:type="dxa" w:w="6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Users with the new domain can now sign up. Existing users are unaffected.</w:t>
            </w:r>
          </w:p>
        </w:tc>
      </w:tr>
      <w:tr>
        <w:tc>
          <w:tcPr>
            <w:tcW w:type="dxa" w:w="7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23</w:t>
            </w:r>
          </w:p>
        </w:tc>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Domains</w:t>
            </w:r>
          </w:p>
        </w:tc>
        <w:tc>
          <w:tcPr>
            <w:tcW w:type="dxa" w:w="534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AA removes a domain from the whitelist.</w:t>
            </w:r>
          </w:p>
        </w:tc>
        <w:tc>
          <w:tcPr>
            <w:tcW w:type="dxa" w:w="6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New signups from that domain are blocked. Existing users on that domain are NOT auto-deactivated.</w:t>
            </w:r>
          </w:p>
        </w:tc>
      </w:tr>
    </w:tbl>
    <w:p>
      <w:r>
        <w:br w:type="page"/>
      </w:r>
    </w:p>
    <w:p>
      <w:pPr>
        <w:pStyle w:val="Heading1"/>
      </w:pPr>
      <w:r>
        <w:rPr>
          <w:rFonts w:ascii="Arial" w:cs="Arial" w:eastAsia="Arial" w:hAnsi="Arial"/>
        </w:rPr>
        <w:t xml:space="preserve">2. Individual Contributor (IC)</w:t>
      </w:r>
    </w:p>
    <w:p>
      <w:pPr>
        <w:spacing w:after="120"/>
      </w:pPr>
      <w:r>
        <w:rPr>
          <w:rFonts w:ascii="Arial" w:cs="Arial" w:eastAsia="Arial" w:hAnsi="Arial"/>
          <w:sz w:val="21"/>
          <w:szCs w:val="21"/>
        </w:rPr>
        <w:t xml:space="preserve">21 test cases. Covers dashboard, hours grid with week navigation, locked/future states, fill-remaining, save flow, and data isolation.</w:t>
      </w:r>
    </w:p>
    <w:p>
      <w:pPr>
        <w:spacing w:after="200"/>
      </w:pPr>
    </w:p>
    <w:tbl>
      <w:tblPr>
        <w:tblW w:type="dxa" w:w="13440"/>
        <w:tblBorders>
          <w:top w:val="single" w:color="auto" w:sz="4"/>
          <w:left w:val="single" w:color="auto" w:sz="4"/>
          <w:bottom w:val="single" w:color="auto" w:sz="4"/>
          <w:right w:val="single" w:color="auto" w:sz="4"/>
          <w:insideH w:val="single" w:color="auto" w:sz="4"/>
          <w:insideV w:val="single" w:color="auto" w:sz="4"/>
        </w:tblBorders>
      </w:tblPr>
      <w:tblGrid>
        <w:gridCol w:w="700"/>
        <w:gridCol w:w="1400"/>
        <w:gridCol w:w="5340"/>
        <w:gridCol w:w="6000"/>
      </w:tblGrid>
      <w:tr>
        <w:tc>
          <w:tcPr>
            <w:tcW w:type="dxa" w:w="7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w:t>
            </w:r>
          </w:p>
        </w:tc>
        <w:tc>
          <w:tcPr>
            <w:tcW w:type="dxa" w:w="14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Area</w:t>
            </w:r>
          </w:p>
        </w:tc>
        <w:tc>
          <w:tcPr>
            <w:tcW w:type="dxa" w:w="534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User Action / Scenario</w:t>
            </w:r>
          </w:p>
        </w:tc>
        <w:tc>
          <w:tcPr>
            <w:tcW w:type="dxa" w:w="60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Expected Application Behaviour</w:t>
            </w:r>
          </w:p>
        </w:tc>
      </w:tr>
      <w:tr>
        <w:tc>
          <w:tcPr>
            <w:tcW w:type="dxa" w:w="7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1</w:t>
            </w:r>
          </w:p>
        </w:tc>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Access</w:t>
            </w:r>
          </w:p>
        </w:tc>
        <w:tc>
          <w:tcPr>
            <w:tcW w:type="dxa" w:w="534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IC logs in.</w:t>
            </w:r>
          </w:p>
        </w:tc>
        <w:tc>
          <w:tcPr>
            <w:tcW w:type="dxa" w:w="6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Lands on adaptive dashboard showing only “My hours” section.</w:t>
            </w:r>
          </w:p>
        </w:tc>
      </w:tr>
      <w:tr>
        <w:tc>
          <w:tcPr>
            <w:tcW w:type="dxa" w:w="7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2</w:t>
            </w:r>
          </w:p>
        </w:tc>
        <w:tc>
          <w:tcPr>
            <w:tcW w:type="dxa" w:w="14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Access</w:t>
            </w:r>
          </w:p>
        </w:tc>
        <w:tc>
          <w:tcPr>
            <w:tcW w:type="dxa" w:w="534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IC navigates to /admin/users via URL.</w:t>
            </w:r>
          </w:p>
        </w:tc>
        <w:tc>
          <w:tcPr>
            <w:tcW w:type="dxa" w:w="6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“Not authorised” page. No admin data loaded.</w:t>
            </w:r>
          </w:p>
        </w:tc>
      </w:tr>
      <w:tr>
        <w:tc>
          <w:tcPr>
            <w:tcW w:type="dxa" w:w="7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3</w:t>
            </w:r>
          </w:p>
        </w:tc>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Access</w:t>
            </w:r>
          </w:p>
        </w:tc>
        <w:tc>
          <w:tcPr>
            <w:tcW w:type="dxa" w:w="534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IC navigates to /projects/:id/financials.</w:t>
            </w:r>
          </w:p>
        </w:tc>
        <w:tc>
          <w:tcPr>
            <w:tcW w:type="dxa" w:w="6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“Not authorised.” No financial data in the API response.</w:t>
            </w:r>
          </w:p>
        </w:tc>
      </w:tr>
      <w:tr>
        <w:tc>
          <w:tcPr>
            <w:tcW w:type="dxa" w:w="7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4</w:t>
            </w:r>
          </w:p>
        </w:tc>
        <w:tc>
          <w:tcPr>
            <w:tcW w:type="dxa" w:w="14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Access</w:t>
            </w:r>
          </w:p>
        </w:tc>
        <w:tc>
          <w:tcPr>
            <w:tcW w:type="dxa" w:w="534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IC inspects any API response in the network tab.</w:t>
            </w:r>
          </w:p>
        </w:tc>
        <w:tc>
          <w:tcPr>
            <w:tcW w:type="dxa" w:w="6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No cost rate, bill rate, margin, fee, or contingency fields are present.</w:t>
            </w:r>
          </w:p>
        </w:tc>
      </w:tr>
      <w:tr>
        <w:tc>
          <w:tcPr>
            <w:tcW w:type="dxa" w:w="7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5</w:t>
            </w:r>
          </w:p>
        </w:tc>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Access</w:t>
            </w:r>
          </w:p>
        </w:tc>
        <w:tc>
          <w:tcPr>
            <w:tcW w:type="dxa" w:w="534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IC tries to access a project they are not assigned to.</w:t>
            </w:r>
          </w:p>
        </w:tc>
        <w:tc>
          <w:tcPr>
            <w:tcW w:type="dxa" w:w="6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API returns 403. Frontend shows “Not authorised.”</w:t>
            </w:r>
          </w:p>
        </w:tc>
      </w:tr>
      <w:tr>
        <w:tc>
          <w:tcPr>
            <w:tcW w:type="dxa" w:w="7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6</w:t>
            </w:r>
          </w:p>
        </w:tc>
        <w:tc>
          <w:tcPr>
            <w:tcW w:type="dxa" w:w="14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Dashboard</w:t>
            </w:r>
          </w:p>
        </w:tc>
        <w:tc>
          <w:tcPr>
            <w:tcW w:type="dxa" w:w="534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IC views dashboard.</w:t>
            </w:r>
          </w:p>
        </w:tc>
        <w:tc>
          <w:tcPr>
            <w:tcW w:type="dxa" w:w="6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“My hours” section shows: expected hours this week, hours logged so far, remaining hours, completion ring.</w:t>
            </w:r>
          </w:p>
        </w:tc>
      </w:tr>
      <w:tr>
        <w:tc>
          <w:tcPr>
            <w:tcW w:type="dxa" w:w="7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7</w:t>
            </w:r>
          </w:p>
        </w:tc>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Dashboard</w:t>
            </w:r>
          </w:p>
        </w:tc>
        <w:tc>
          <w:tcPr>
            <w:tcW w:type="dxa" w:w="534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IC has zero planned hours this week.</w:t>
            </w:r>
          </w:p>
        </w:tc>
        <w:tc>
          <w:tcPr>
            <w:tcW w:type="dxa" w:w="6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Dashboard shows “Nothing planned this week”, not a 0/0 display.</w:t>
            </w:r>
          </w:p>
        </w:tc>
      </w:tr>
      <w:tr>
        <w:tc>
          <w:tcPr>
            <w:tcW w:type="dxa" w:w="7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8</w:t>
            </w:r>
          </w:p>
        </w:tc>
        <w:tc>
          <w:tcPr>
            <w:tcW w:type="dxa" w:w="14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Dashboard</w:t>
            </w:r>
          </w:p>
        </w:tc>
        <w:tc>
          <w:tcPr>
            <w:tcW w:type="dxa" w:w="534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IC is assigned to projects across two BUs.</w:t>
            </w:r>
          </w:p>
        </w:tc>
        <w:tc>
          <w:tcPr>
            <w:tcW w:type="dxa" w:w="6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Both projects appear. BU label shown for context.</w:t>
            </w:r>
          </w:p>
        </w:tc>
      </w:tr>
      <w:tr>
        <w:tc>
          <w:tcPr>
            <w:tcW w:type="dxa" w:w="7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9</w:t>
            </w:r>
          </w:p>
        </w:tc>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Grid</w:t>
            </w:r>
          </w:p>
        </w:tc>
        <w:tc>
          <w:tcPr>
            <w:tcW w:type="dxa" w:w="534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IC opens the hours grid on an active project.</w:t>
            </w:r>
          </w:p>
        </w:tc>
        <w:tc>
          <w:tcPr>
            <w:tcW w:type="dxa" w:w="6000"/>
            <w:tcBorders>
              <w:top w:val="single" w:color="BDC3C7" w:sz="1"/>
              <w:left w:val="single" w:color="BDC3C7" w:sz="1"/>
              <w:bottom w:val="single" w:color="BDC3C7" w:sz="1"/>
              <w:right w:val="single" w:color="BDC3C7" w:sz="1"/>
            </w:tcBorders>
            <w:tcMar>
              <w:top w:type="dxa" w:w="60"/>
              <w:left w:type="dxa" w:w="100"/>
              <w:bottom w:type="dxa" w:w="60"/>
              <w:right w:type="dxa" w:w="100"/>
            </w:tcMar>
          </w:tcPr>
          <w:p>
            <w:del w:id="9101" w:author="Claude" w:date="2026-05-30T00:00:00Z">
              <w:r>
                <w:rPr>
                  <w:rFonts w:ascii="Arial" w:cs="Arial" w:eastAsia="Arial" w:hAnsi="Arial"/>
                  <w:sz w:val="18"/>
                  <w:szCs w:val="18"/>
                </w:rPr>
                <w:delText xml:space="preserve">Sees only their own row across Mon–Fri. Other team members’ rows not visible.</w:delText>
              </w:r>
            </w:del>
            <w:ins w:id="9102" w:author="Claude" w:date="2026-05-30T00:00:00Z">
              <w:r>
                <w:rPr>
                  <w:rFonts w:ascii="Arial" w:cs="Arial" w:eastAsia="Arial" w:hAnsi="Arial"/>
                  <w:sz w:val="18"/>
                  <w:szCs w:val="18"/>
                </w:rPr>
                <w:t xml:space="preserve">Sees only their own row across the project weeks. Other team members’ rows not visible.</w:t>
              </w:r>
            </w:ins>
          </w:p>
        </w:tc>
      </w:tr>
      <w:tr>
        <w:tc>
          <w:tcPr>
            <w:tcW w:type="dxa" w:w="7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10</w:t>
            </w:r>
          </w:p>
        </w:tc>
        <w:tc>
          <w:tcPr>
            <w:tcW w:type="dxa" w:w="14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Grid</w:t>
            </w:r>
          </w:p>
        </w:tc>
        <w:tc>
          <w:tcPr>
            <w:tcW w:type="dxa" w:w="534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IC enters 8 hours in a cell for the current week.</w:t>
            </w:r>
          </w:p>
        </w:tc>
        <w:tc>
          <w:tcPr>
            <w:tcW w:type="dxa" w:w="6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Cell turns indigo (different from plan) or green (matches plan). Running totals update.</w:t>
            </w:r>
          </w:p>
        </w:tc>
      </w:tr>
      <w:tr>
        <w:tc>
          <w:tcPr>
            <w:tcW w:type="dxa" w:w="7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11</w:t>
            </w:r>
          </w:p>
        </w:tc>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Grid</w:t>
            </w:r>
          </w:p>
        </w:tc>
        <w:tc>
          <w:tcPr>
            <w:tcW w:type="dxa" w:w="5340"/>
            <w:tcBorders>
              <w:top w:val="single" w:color="BDC3C7" w:sz="1"/>
              <w:left w:val="single" w:color="BDC3C7" w:sz="1"/>
              <w:bottom w:val="single" w:color="BDC3C7" w:sz="1"/>
              <w:right w:val="single" w:color="BDC3C7" w:sz="1"/>
            </w:tcBorders>
            <w:tcMar>
              <w:top w:type="dxa" w:w="60"/>
              <w:left w:type="dxa" w:w="100"/>
              <w:bottom w:type="dxa" w:w="60"/>
              <w:right w:type="dxa" w:w="100"/>
            </w:tcMar>
          </w:tcPr>
          <w:p>
            <w:del w:id="9103" w:author="Claude" w:date="2026-05-30T00:00:00Z">
              <w:r>
                <w:rPr>
                  <w:rFonts w:ascii="Arial" w:cs="Arial" w:eastAsia="Arial" w:hAnsi="Arial"/>
                  <w:sz w:val="18"/>
                  <w:szCs w:val="18"/>
                </w:rPr>
                <w:delText xml:space="preserve">IC tries to enter hours for a future week.</w:delText>
              </w:r>
            </w:del>
            <w:ins w:id="9104" w:author="Claude" w:date="2026-05-30T00:00:00Z">
              <w:r>
                <w:rPr>
                  <w:rFonts w:ascii="Arial" w:cs="Arial" w:eastAsia="Arial" w:hAnsi="Arial"/>
                  <w:sz w:val="18"/>
                  <w:szCs w:val="18"/>
                </w:rPr>
                <w:t xml:space="preserve">IC views a week that has not started yet.</w:t>
              </w:r>
            </w:ins>
          </w:p>
        </w:tc>
        <w:tc>
          <w:tcPr>
            <w:tcW w:type="dxa" w:w="6000"/>
            <w:tcBorders>
              <w:top w:val="single" w:color="BDC3C7" w:sz="1"/>
              <w:left w:val="single" w:color="BDC3C7" w:sz="1"/>
              <w:bottom w:val="single" w:color="BDC3C7" w:sz="1"/>
              <w:right w:val="single" w:color="BDC3C7" w:sz="1"/>
            </w:tcBorders>
            <w:tcMar>
              <w:top w:type="dxa" w:w="60"/>
              <w:left w:type="dxa" w:w="100"/>
              <w:bottom w:type="dxa" w:w="60"/>
              <w:right w:type="dxa" w:w="100"/>
            </w:tcMar>
          </w:tcPr>
          <w:p>
            <w:del w:id="9105" w:author="Claude" w:date="2026-05-30T00:00:00Z">
              <w:r>
                <w:rPr>
                  <w:rFonts w:ascii="Arial" w:cs="Arial" w:eastAsia="Arial" w:hAnsi="Arial"/>
                  <w:sz w:val="18"/>
                  <w:szCs w:val="18"/>
                </w:rPr>
                <w:delText xml:space="preserve">Cells show dashes and are disabled. Message: “Hours can only be entered for past and current weeks.”</w:delText>
              </w:r>
            </w:del>
            <w:ins w:id="9106" w:author="Claude" w:date="2026-05-30T00:00:00Z">
              <w:r>
                <w:rPr>
                  <w:rFonts w:ascii="Arial" w:cs="Arial" w:eastAsia="Arial" w:hAnsi="Arial"/>
                  <w:sz w:val="18"/>
                  <w:szCs w:val="18"/>
                </w:rPr>
                <w:t xml:space="preserve">The week is shown like any other column, with planned hours as light-gray placeholders. There is no date-based lockout — PMs finalise weeks by locking them, not the calendar.</w:t>
              </w:r>
            </w:ins>
          </w:p>
        </w:tc>
      </w:tr>
      <w:tr>
        <w:tc>
          <w:tcPr>
            <w:tcW w:type="dxa" w:w="7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12</w:t>
            </w:r>
          </w:p>
        </w:tc>
        <w:tc>
          <w:tcPr>
            <w:tcW w:type="dxa" w:w="14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Grid</w:t>
            </w:r>
          </w:p>
        </w:tc>
        <w:tc>
          <w:tcPr>
            <w:tcW w:type="dxa" w:w="534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IC tries to enter a negative number.</w:t>
            </w:r>
          </w:p>
        </w:tc>
        <w:tc>
          <w:tcPr>
            <w:tcW w:type="dxa" w:w="6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Field rejects the input.</w:t>
            </w:r>
          </w:p>
        </w:tc>
      </w:tr>
      <w:tr>
        <w:tc>
          <w:tcPr>
            <w:tcW w:type="dxa" w:w="7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13</w:t>
            </w:r>
          </w:p>
        </w:tc>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Grid</w:t>
            </w:r>
          </w:p>
        </w:tc>
        <w:tc>
          <w:tcPr>
            <w:tcW w:type="dxa" w:w="534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IC tries to enter a non-numeric value.</w:t>
            </w:r>
          </w:p>
        </w:tc>
        <w:tc>
          <w:tcPr>
            <w:tcW w:type="dxa" w:w="6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Field rejects the input.</w:t>
            </w:r>
          </w:p>
        </w:tc>
      </w:tr>
      <w:tr>
        <w:tc>
          <w:tcPr>
            <w:tcW w:type="dxa" w:w="7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14</w:t>
            </w:r>
          </w:p>
        </w:tc>
        <w:tc>
          <w:tcPr>
            <w:tcW w:type="dxa" w:w="14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Grid</w:t>
            </w:r>
          </w:p>
        </w:tc>
        <w:tc>
          <w:tcPr>
            <w:tcW w:type="dxa" w:w="534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IC tries to edit actuals on a locked week.</w:t>
            </w:r>
          </w:p>
        </w:tc>
        <w:tc>
          <w:tcPr>
            <w:tcW w:type="dxa" w:w="6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Cell shows a lock icon and is non-editable. Message: “This week has been locked by your PM.”</w:t>
            </w:r>
          </w:p>
        </w:tc>
      </w:tr>
      <w:tr>
        <w:tc>
          <w:tcPr>
            <w:tcW w:type="dxa" w:w="7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15</w:t>
            </w:r>
          </w:p>
        </w:tc>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Grid</w:t>
            </w:r>
          </w:p>
        </w:tc>
        <w:tc>
          <w:tcPr>
            <w:tcW w:type="dxa" w:w="534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IC uses “Fill remaining as planned” button.</w:t>
            </w:r>
          </w:p>
        </w:tc>
        <w:tc>
          <w:tcPr>
            <w:tcW w:type="dxa" w:w="6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All empty cells for past/current weeks fill with their planned values.</w:t>
            </w:r>
          </w:p>
        </w:tc>
      </w:tr>
      <w:tr>
        <w:tc>
          <w:tcPr>
            <w:tcW w:type="dxa" w:w="7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16</w:t>
            </w:r>
          </w:p>
        </w:tc>
        <w:tc>
          <w:tcPr>
            <w:tcW w:type="dxa" w:w="14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Grid</w:t>
            </w:r>
          </w:p>
        </w:tc>
        <w:tc>
          <w:tcPr>
            <w:tcW w:type="dxa" w:w="534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IC clicks Save timesheet.</w:t>
            </w:r>
          </w:p>
        </w:tc>
        <w:tc>
          <w:tcPr>
            <w:tcW w:type="dxa" w:w="6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Save animation plays. Data persists.</w:t>
            </w:r>
          </w:p>
        </w:tc>
      </w:tr>
      <w:tr>
        <w:tc>
          <w:tcPr>
            <w:tcW w:type="dxa" w:w="7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17</w:t>
            </w:r>
          </w:p>
        </w:tc>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Grid</w:t>
            </w:r>
          </w:p>
        </w:tc>
        <w:tc>
          <w:tcPr>
            <w:tcW w:type="dxa" w:w="5340"/>
            <w:tcBorders>
              <w:top w:val="single" w:color="BDC3C7" w:sz="1"/>
              <w:left w:val="single" w:color="BDC3C7" w:sz="1"/>
              <w:bottom w:val="single" w:color="BDC3C7" w:sz="1"/>
              <w:right w:val="single" w:color="BDC3C7" w:sz="1"/>
            </w:tcBorders>
            <w:tcMar>
              <w:top w:type="dxa" w:w="60"/>
              <w:left w:type="dxa" w:w="100"/>
              <w:bottom w:type="dxa" w:w="60"/>
              <w:right w:type="dxa" w:w="100"/>
            </w:tcMar>
          </w:tcPr>
          <w:p>
            <w:del w:id="9107" w:author="Claude" w:date="2026-05-30T00:00:00Z">
              <w:r>
                <w:rPr>
                  <w:rFonts w:ascii="Arial" w:cs="Arial" w:eastAsia="Arial" w:hAnsi="Arial"/>
                  <w:sz w:val="18"/>
                  <w:szCs w:val="18"/>
                </w:rPr>
                <w:delText xml:space="preserve">IC navigates to a previous week using arrows.</w:delText>
              </w:r>
            </w:del>
            <w:ins w:id="9108" w:author="Claude" w:date="2026-05-30T00:00:00Z">
              <w:r>
                <w:rPr>
                  <w:rFonts w:ascii="Arial" w:cs="Arial" w:eastAsia="Arial" w:hAnsi="Arial"/>
                  <w:sz w:val="18"/>
                  <w:szCs w:val="18"/>
                </w:rPr>
                <w:t xml:space="preserve">IC scrolls horizontally to an earlier week.</w:t>
              </w:r>
            </w:ins>
          </w:p>
        </w:tc>
        <w:tc>
          <w:tcPr>
            <w:tcW w:type="dxa" w:w="6000"/>
            <w:tcBorders>
              <w:top w:val="single" w:color="BDC3C7" w:sz="1"/>
              <w:left w:val="single" w:color="BDC3C7" w:sz="1"/>
              <w:bottom w:val="single" w:color="BDC3C7" w:sz="1"/>
              <w:right w:val="single" w:color="BDC3C7" w:sz="1"/>
            </w:tcBorders>
            <w:tcMar>
              <w:top w:type="dxa" w:w="60"/>
              <w:left w:type="dxa" w:w="100"/>
              <w:bottom w:type="dxa" w:w="60"/>
              <w:right w:type="dxa" w:w="100"/>
            </w:tcMar>
          </w:tcPr>
          <w:p>
            <w:del w:id="9109" w:author="Claude" w:date="2026-05-30T00:00:00Z">
              <w:r>
                <w:rPr>
                  <w:rFonts w:ascii="Arial" w:cs="Arial" w:eastAsia="Arial" w:hAnsi="Arial"/>
                  <w:sz w:val="18"/>
                  <w:szCs w:val="18"/>
                </w:rPr>
                <w:delText xml:space="preserve">Grid shows that week’s data. If locked, all cells are read-only.</w:delText>
              </w:r>
            </w:del>
            <w:ins w:id="9110" w:author="Claude" w:date="2026-05-30T00:00:00Z">
              <w:r>
                <w:rPr>
                  <w:rFonts w:ascii="Arial" w:cs="Arial" w:eastAsia="Arial" w:hAnsi="Arial"/>
                  <w:sz w:val="18"/>
                  <w:szCs w:val="18"/>
                </w:rPr>
                <w:t xml:space="preserve">That week’s column scrolls into view. If the week is locked, all its cells are read-only.</w:t>
              </w:r>
            </w:ins>
          </w:p>
        </w:tc>
      </w:tr>
      <w:tr>
        <w:tc>
          <w:tcPr>
            <w:tcW w:type="dxa" w:w="7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18</w:t>
            </w:r>
          </w:p>
        </w:tc>
        <w:tc>
          <w:tcPr>
            <w:tcW w:type="dxa" w:w="14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Grid</w:t>
            </w:r>
          </w:p>
        </w:tc>
        <w:tc>
          <w:tcPr>
            <w:tcW w:type="dxa" w:w="534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del w:id="9111" w:author="Claude" w:date="2026-05-30T00:00:00Z">
              <w:r>
                <w:rPr>
                  <w:rFonts w:ascii="Arial" w:cs="Arial" w:eastAsia="Arial" w:hAnsi="Arial"/>
                  <w:sz w:val="18"/>
                  <w:szCs w:val="18"/>
                </w:rPr>
                <w:delText xml:space="preserve">IC navigates to a future week.</w:delText>
              </w:r>
            </w:del>
            <w:ins w:id="9112" w:author="Claude" w:date="2026-05-30T00:00:00Z">
              <w:r>
                <w:rPr>
                  <w:rFonts w:ascii="Arial" w:cs="Arial" w:eastAsia="Arial" w:hAnsi="Arial"/>
                  <w:sz w:val="18"/>
                  <w:szCs w:val="18"/>
                </w:rPr>
                <w:t xml:space="preserve">IC scrolls horizontally to a later week.</w:t>
              </w:r>
            </w:ins>
          </w:p>
        </w:tc>
        <w:tc>
          <w:tcPr>
            <w:tcW w:type="dxa" w:w="6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del w:id="9113" w:author="Claude" w:date="2026-05-30T00:00:00Z">
              <w:r>
                <w:rPr>
                  <w:rFonts w:ascii="Arial" w:cs="Arial" w:eastAsia="Arial" w:hAnsi="Arial"/>
                  <w:sz w:val="18"/>
                  <w:szCs w:val="18"/>
                </w:rPr>
                <w:delText xml:space="preserve">Cells disabled. Can navigate back. Today button appears.</w:delText>
              </w:r>
            </w:del>
            <w:ins w:id="9114" w:author="Claude" w:date="2026-05-30T00:00:00Z">
              <w:r>
                <w:rPr>
                  <w:rFonts w:ascii="Arial" w:cs="Arial" w:eastAsia="Arial" w:hAnsi="Arial"/>
                  <w:sz w:val="18"/>
                  <w:szCs w:val="18"/>
                </w:rPr>
                <w:t xml:space="preserve">All unlocked weeks remain editable. The resource-name column stays pinned while the week columns scroll.</w:t>
              </w:r>
            </w:ins>
          </w:p>
        </w:tc>
      </w:tr>
      <w:tr>
        <w:tc>
          <w:tcPr>
            <w:tcW w:type="dxa" w:w="7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19</w:t>
            </w:r>
          </w:p>
        </w:tc>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Grid</w:t>
            </w:r>
          </w:p>
        </w:tc>
        <w:tc>
          <w:tcPr>
            <w:tcW w:type="dxa" w:w="5340"/>
            <w:tcBorders>
              <w:top w:val="single" w:color="BDC3C7" w:sz="1"/>
              <w:left w:val="single" w:color="BDC3C7" w:sz="1"/>
              <w:bottom w:val="single" w:color="BDC3C7" w:sz="1"/>
              <w:right w:val="single" w:color="BDC3C7" w:sz="1"/>
            </w:tcBorders>
            <w:tcMar>
              <w:top w:type="dxa" w:w="60"/>
              <w:left w:type="dxa" w:w="100"/>
              <w:bottom w:type="dxa" w:w="60"/>
              <w:right w:type="dxa" w:w="100"/>
            </w:tcMar>
          </w:tcPr>
          <w:p>
            <w:del w:id="9115" w:author="Claude" w:date="2026-05-30T00:00:00Z">
              <w:r>
                <w:rPr>
                  <w:rFonts w:ascii="Arial" w:cs="Arial" w:eastAsia="Arial" w:hAnsi="Arial"/>
                  <w:sz w:val="18"/>
                  <w:szCs w:val="18"/>
                </w:rPr>
                <w:delText xml:space="preserve">IC clicks Today button after navigating away.</w:delText>
              </w:r>
            </w:del>
            <w:ins w:id="9116" w:author="Claude" w:date="2026-05-30T00:00:00Z">
              <w:r>
                <w:rPr>
                  <w:rFonts w:ascii="Arial" w:cs="Arial" w:eastAsia="Arial" w:hAnsi="Arial"/>
                  <w:sz w:val="18"/>
                  <w:szCs w:val="18"/>
                </w:rPr>
                <w:t xml:space="preserve">IC edits cells across several weeks, then clicks Save timesheet.</w:t>
              </w:r>
            </w:ins>
          </w:p>
        </w:tc>
        <w:tc>
          <w:tcPr>
            <w:tcW w:type="dxa" w:w="6000"/>
            <w:tcBorders>
              <w:top w:val="single" w:color="BDC3C7" w:sz="1"/>
              <w:left w:val="single" w:color="BDC3C7" w:sz="1"/>
              <w:bottom w:val="single" w:color="BDC3C7" w:sz="1"/>
              <w:right w:val="single" w:color="BDC3C7" w:sz="1"/>
            </w:tcBorders>
            <w:tcMar>
              <w:top w:type="dxa" w:w="60"/>
              <w:left w:type="dxa" w:w="100"/>
              <w:bottom w:type="dxa" w:w="60"/>
              <w:right w:type="dxa" w:w="100"/>
            </w:tcMar>
          </w:tcPr>
          <w:p>
            <w:del w:id="9117" w:author="Claude" w:date="2026-05-30T00:00:00Z">
              <w:r>
                <w:rPr>
                  <w:rFonts w:ascii="Arial" w:cs="Arial" w:eastAsia="Arial" w:hAnsi="Arial"/>
                  <w:sz w:val="18"/>
                  <w:szCs w:val="18"/>
                </w:rPr>
                <w:delText xml:space="preserve">Returns to the current week. Today button disappears (already on current week).</w:delText>
              </w:r>
            </w:del>
            <w:ins w:id="9118" w:author="Claude" w:date="2026-05-30T00:00:00Z">
              <w:r>
                <w:rPr>
                  <w:rFonts w:ascii="Arial" w:cs="Arial" w:eastAsia="Arial" w:hAnsi="Arial"/>
                  <w:sz w:val="18"/>
                  <w:szCs w:val="18"/>
                </w:rPr>
                <w:t xml:space="preserve">Pending edits across all weeks batch together and persist on Save; a confirmation toast appears.</w:t>
              </w:r>
            </w:ins>
          </w:p>
        </w:tc>
      </w:tr>
      <w:tr>
        <w:tc>
          <w:tcPr>
            <w:tcW w:type="dxa" w:w="7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20</w:t>
            </w:r>
          </w:p>
        </w:tc>
        <w:tc>
          <w:tcPr>
            <w:tcW w:type="dxa" w:w="14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Grid</w:t>
            </w:r>
          </w:p>
        </w:tc>
        <w:tc>
          <w:tcPr>
            <w:tcW w:type="dxa" w:w="534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IC toggles “Weekly summary by project.”</w:t>
            </w:r>
          </w:p>
        </w:tc>
        <w:tc>
          <w:tcPr>
            <w:tcW w:type="dxa" w:w="6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Expandable summary shows per-project planned, actual, delta, and completion bar.</w:t>
            </w:r>
          </w:p>
        </w:tc>
      </w:tr>
      <w:tr>
        <w:tc>
          <w:tcPr>
            <w:tcW w:type="dxa" w:w="7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21</w:t>
            </w:r>
          </w:p>
        </w:tc>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Grid</w:t>
            </w:r>
          </w:p>
        </w:tc>
        <w:tc>
          <w:tcPr>
            <w:tcW w:type="dxa" w:w="5340"/>
            <w:tcBorders>
              <w:top w:val="single" w:color="BDC3C7" w:sz="1"/>
              <w:left w:val="single" w:color="BDC3C7" w:sz="1"/>
              <w:bottom w:val="single" w:color="BDC3C7" w:sz="1"/>
              <w:right w:val="single" w:color="BDC3C7" w:sz="1"/>
            </w:tcBorders>
            <w:tcMar>
              <w:top w:type="dxa" w:w="60"/>
              <w:left w:type="dxa" w:w="100"/>
              <w:bottom w:type="dxa" w:w="60"/>
              <w:right w:type="dxa" w:w="100"/>
            </w:tcMar>
          </w:tcPr>
          <w:p>
            <w:del w:id="9119" w:author="Claude" w:date="2026-05-30T00:00:00Z">
              <w:r>
                <w:rPr>
                  <w:rFonts w:ascii="Arial" w:cs="Arial" w:eastAsia="Arial" w:hAnsi="Arial"/>
                  <w:sz w:val="18"/>
                  <w:szCs w:val="18"/>
                </w:rPr>
                <w:delText xml:space="preserve">Today’s column.</w:delText>
              </w:r>
            </w:del>
            <w:ins w:id="9120" w:author="Claude" w:date="2026-05-30T00:00:00Z">
              <w:r>
                <w:rPr>
                  <w:rFonts w:ascii="Arial" w:cs="Arial" w:eastAsia="Arial" w:hAnsi="Arial"/>
                  <w:sz w:val="18"/>
                  <w:szCs w:val="18"/>
                </w:rPr>
                <w:t xml:space="preserve">Locked vs unlocked week columns.</w:t>
              </w:r>
            </w:ins>
          </w:p>
        </w:tc>
        <w:tc>
          <w:tcPr>
            <w:tcW w:type="dxa" w:w="6000"/>
            <w:tcBorders>
              <w:top w:val="single" w:color="BDC3C7" w:sz="1"/>
              <w:left w:val="single" w:color="BDC3C7" w:sz="1"/>
              <w:bottom w:val="single" w:color="BDC3C7" w:sz="1"/>
              <w:right w:val="single" w:color="BDC3C7" w:sz="1"/>
            </w:tcBorders>
            <w:tcMar>
              <w:top w:type="dxa" w:w="60"/>
              <w:left w:type="dxa" w:w="100"/>
              <w:bottom w:type="dxa" w:w="60"/>
              <w:right w:type="dxa" w:w="100"/>
            </w:tcMar>
          </w:tcPr>
          <w:p>
            <w:del w:id="9121" w:author="Claude" w:date="2026-05-30T00:00:00Z">
              <w:r>
                <w:rPr>
                  <w:rFonts w:ascii="Arial" w:cs="Arial" w:eastAsia="Arial" w:hAnsi="Arial"/>
                  <w:sz w:val="18"/>
                  <w:szCs w:val="18"/>
                </w:rPr>
                <w:delText xml:space="preserve">Subtly highlighted with a different background colour.</w:delText>
              </w:r>
            </w:del>
            <w:ins w:id="9122" w:author="Claude" w:date="2026-05-30T00:00:00Z">
              <w:r>
                <w:rPr>
                  <w:rFonts w:ascii="Arial" w:cs="Arial" w:eastAsia="Arial" w:hAnsi="Arial"/>
                  <w:sz w:val="18"/>
                  <w:szCs w:val="18"/>
                </w:rPr>
                <w:t xml:space="preserve">Locked week columns show a padlock ribbon and a muted background; unlocked columns are editable and visually distinct.</w:t>
              </w:r>
            </w:ins>
          </w:p>
        </w:tc>
      </w:tr>
    </w:tbl>
    <w:p>
      <w:r>
        <w:br w:type="page"/>
      </w:r>
    </w:p>
    <w:p>
      <w:pPr>
        <w:pStyle w:val="Heading1"/>
      </w:pPr>
      <w:r>
        <w:rPr>
          <w:rFonts w:ascii="Arial" w:cs="Arial" w:eastAsia="Arial" w:hAnsi="Arial"/>
        </w:rPr>
        <w:t xml:space="preserve">3. Project Manager (PM)</w:t>
      </w:r>
    </w:p>
    <w:p>
      <w:pPr>
        <w:spacing w:after="120"/>
      </w:pPr>
      <w:r>
        <w:rPr>
          <w:rFonts w:ascii="Arial" w:cs="Arial" w:eastAsia="Arial" w:hAnsi="Arial"/>
          <w:sz w:val="21"/>
          <w:szCs w:val="21"/>
        </w:rPr>
        <w:t xml:space="preserve">22 test cases. Covers burn chart (cumulative + weekly detail toggle), project cards, team table, wizard (4-step, no financials), hours management, CSV import, export, and lifecycle.</w:t>
      </w:r>
    </w:p>
    <w:p>
      <w:pPr>
        <w:spacing w:after="200"/>
      </w:pPr>
    </w:p>
    <w:tbl>
      <w:tblPr>
        <w:tblW w:type="dxa" w:w="13440"/>
        <w:tblBorders>
          <w:top w:val="single" w:color="auto" w:sz="4"/>
          <w:left w:val="single" w:color="auto" w:sz="4"/>
          <w:bottom w:val="single" w:color="auto" w:sz="4"/>
          <w:right w:val="single" w:color="auto" w:sz="4"/>
          <w:insideH w:val="single" w:color="auto" w:sz="4"/>
          <w:insideV w:val="single" w:color="auto" w:sz="4"/>
        </w:tblBorders>
      </w:tblPr>
      <w:tblGrid>
        <w:gridCol w:w="700"/>
        <w:gridCol w:w="1400"/>
        <w:gridCol w:w="5340"/>
        <w:gridCol w:w="6000"/>
      </w:tblGrid>
      <w:tr>
        <w:tc>
          <w:tcPr>
            <w:tcW w:type="dxa" w:w="7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w:t>
            </w:r>
          </w:p>
        </w:tc>
        <w:tc>
          <w:tcPr>
            <w:tcW w:type="dxa" w:w="14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Area</w:t>
            </w:r>
          </w:p>
        </w:tc>
        <w:tc>
          <w:tcPr>
            <w:tcW w:type="dxa" w:w="534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User Action / Scenario</w:t>
            </w:r>
          </w:p>
        </w:tc>
        <w:tc>
          <w:tcPr>
            <w:tcW w:type="dxa" w:w="60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Expected Application Behaviour</w:t>
            </w:r>
          </w:p>
        </w:tc>
      </w:tr>
      <w:tr>
        <w:tc>
          <w:tcPr>
            <w:tcW w:type="dxa" w:w="7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1</w:t>
            </w:r>
          </w:p>
        </w:tc>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Dashboard</w:t>
            </w:r>
          </w:p>
        </w:tc>
        <w:tc>
          <w:tcPr>
            <w:tcW w:type="dxa" w:w="534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PM logs in.</w:t>
            </w:r>
          </w:p>
        </w:tc>
        <w:tc>
          <w:tcPr>
            <w:tcW w:type="dxa" w:w="6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Dashboard shows “Project health” section with burn chart, project cards, and team table.</w:t>
            </w:r>
          </w:p>
        </w:tc>
      </w:tr>
      <w:tr>
        <w:tc>
          <w:tcPr>
            <w:tcW w:type="dxa" w:w="7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2</w:t>
            </w:r>
          </w:p>
        </w:tc>
        <w:tc>
          <w:tcPr>
            <w:tcW w:type="dxa" w:w="14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Dashboard</w:t>
            </w:r>
          </w:p>
        </w:tc>
        <w:tc>
          <w:tcPr>
            <w:tcW w:type="dxa" w:w="534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PM views the burn chart (default cumulative view).</w:t>
            </w:r>
          </w:p>
        </w:tc>
        <w:tc>
          <w:tcPr>
            <w:tcW w:type="dxa" w:w="6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Area chart: dashed line = planned cumulative burn, solid line = actual burn. Variance badge shows +/– hours vs. plan.</w:t>
            </w:r>
          </w:p>
        </w:tc>
      </w:tr>
      <w:tr>
        <w:tc>
          <w:tcPr>
            <w:tcW w:type="dxa" w:w="7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3</w:t>
            </w:r>
          </w:p>
        </w:tc>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Dashboard</w:t>
            </w:r>
          </w:p>
        </w:tc>
        <w:tc>
          <w:tcPr>
            <w:tcW w:type="dxa" w:w="534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PM clicks “Weekly detail” on the burn chart.</w:t>
            </w:r>
          </w:p>
        </w:tc>
        <w:tc>
          <w:tcPr>
            <w:tcW w:type="dxa" w:w="6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Table view replaces the chart: per-week planned, actual, delta, team size, and variance bar.</w:t>
            </w:r>
          </w:p>
        </w:tc>
      </w:tr>
      <w:tr>
        <w:tc>
          <w:tcPr>
            <w:tcW w:type="dxa" w:w="7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4</w:t>
            </w:r>
          </w:p>
        </w:tc>
        <w:tc>
          <w:tcPr>
            <w:tcW w:type="dxa" w:w="14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Dashboard</w:t>
            </w:r>
          </w:p>
        </w:tc>
        <w:tc>
          <w:tcPr>
            <w:tcW w:type="dxa" w:w="534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PM clicks “Cumulative view” to switch back.</w:t>
            </w:r>
          </w:p>
        </w:tc>
        <w:tc>
          <w:tcPr>
            <w:tcW w:type="dxa" w:w="6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Area chart returns.</w:t>
            </w:r>
          </w:p>
        </w:tc>
      </w:tr>
      <w:tr>
        <w:tc>
          <w:tcPr>
            <w:tcW w:type="dxa" w:w="7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5</w:t>
            </w:r>
          </w:p>
        </w:tc>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Dashboard</w:t>
            </w:r>
          </w:p>
        </w:tc>
        <w:tc>
          <w:tcPr>
            <w:tcW w:type="dxa" w:w="534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Project card shows budget &gt; 85% consumed.</w:t>
            </w:r>
          </w:p>
        </w:tc>
        <w:tc>
          <w:tcPr>
            <w:tcW w:type="dxa" w:w="6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Progress bar turns red. Project card shows “at-risk” pill.</w:t>
            </w:r>
          </w:p>
        </w:tc>
      </w:tr>
      <w:tr>
        <w:tc>
          <w:tcPr>
            <w:tcW w:type="dxa" w:w="7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6</w:t>
            </w:r>
          </w:p>
        </w:tc>
        <w:tc>
          <w:tcPr>
            <w:tcW w:type="dxa" w:w="14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Dashboard</w:t>
            </w:r>
          </w:p>
        </w:tc>
        <w:tc>
          <w:tcPr>
            <w:tcW w:type="dxa" w:w="534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PM views team table.</w:t>
            </w:r>
          </w:p>
        </w:tc>
        <w:tc>
          <w:tcPr>
            <w:tcW w:type="dxa" w:w="6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All resources with planned, actual, and delta for the current week. Over/under flagged in colour.</w:t>
            </w:r>
          </w:p>
        </w:tc>
      </w:tr>
      <w:tr>
        <w:tc>
          <w:tcPr>
            <w:tcW w:type="dxa" w:w="7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7</w:t>
            </w:r>
          </w:p>
        </w:tc>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Access</w:t>
            </w:r>
          </w:p>
        </w:tc>
        <w:tc>
          <w:tcPr>
            <w:tcW w:type="dxa" w:w="534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PM inspects any API response.</w:t>
            </w:r>
          </w:p>
        </w:tc>
        <w:tc>
          <w:tcPr>
            <w:tcW w:type="dxa" w:w="6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Bill rates present. Cost rates, margin $, margin %, contingency absent.</w:t>
            </w:r>
          </w:p>
        </w:tc>
      </w:tr>
      <w:tr>
        <w:tc>
          <w:tcPr>
            <w:tcW w:type="dxa" w:w="7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8</w:t>
            </w:r>
          </w:p>
        </w:tc>
        <w:tc>
          <w:tcPr>
            <w:tcW w:type="dxa" w:w="14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Wizard</w:t>
            </w:r>
          </w:p>
        </w:tc>
        <w:tc>
          <w:tcPr>
            <w:tcW w:type="dxa" w:w="534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PM starts creating a new project.</w:t>
            </w:r>
          </w:p>
        </w:tc>
        <w:tc>
          <w:tcPr>
            <w:tcW w:type="dxa" w:w="6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5-step wizard: Step 4 (Financial Setup) is absent. Only 4 steps shown in indicator.</w:t>
            </w:r>
          </w:p>
        </w:tc>
      </w:tr>
      <w:tr>
        <w:tc>
          <w:tcPr>
            <w:tcW w:type="dxa" w:w="7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9</w:t>
            </w:r>
          </w:p>
        </w:tc>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Wizard</w:t>
            </w:r>
          </w:p>
        </w:tc>
        <w:tc>
          <w:tcPr>
            <w:tcW w:type="dxa" w:w="534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PM selects an Account in Step 1.</w:t>
            </w:r>
          </w:p>
        </w:tc>
        <w:tc>
          <w:tcPr>
            <w:tcW w:type="dxa" w:w="6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Account field is required. All Accounts visible in dropdown.</w:t>
            </w:r>
          </w:p>
        </w:tc>
      </w:tr>
      <w:tr>
        <w:tc>
          <w:tcPr>
            <w:tcW w:type="dxa" w:w="7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10</w:t>
            </w:r>
          </w:p>
        </w:tc>
        <w:tc>
          <w:tcPr>
            <w:tcW w:type="dxa" w:w="14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Wizard</w:t>
            </w:r>
          </w:p>
        </w:tc>
        <w:tc>
          <w:tcPr>
            <w:tcW w:type="dxa" w:w="534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PM leaves project name or Account blank, clicks Continue.</w:t>
            </w:r>
          </w:p>
        </w:tc>
        <w:tc>
          <w:tcPr>
            <w:tcW w:type="dxa" w:w="6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Button stays disabled. Required-field indicators shown.</w:t>
            </w:r>
          </w:p>
        </w:tc>
      </w:tr>
      <w:tr>
        <w:tc>
          <w:tcPr>
            <w:tcW w:type="dxa" w:w="7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11</w:t>
            </w:r>
          </w:p>
        </w:tc>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Wizard</w:t>
            </w:r>
          </w:p>
        </w:tc>
        <w:tc>
          <w:tcPr>
            <w:tcW w:type="dxa" w:w="534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PM searches for resources in Step 2.</w:t>
            </w:r>
          </w:p>
        </w:tc>
        <w:tc>
          <w:tcPr>
            <w:tcW w:type="dxa" w:w="6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Results span all BUs. Cross-BU users are badged. Bill rate editable. Cost rate not rendered.</w:t>
            </w:r>
          </w:p>
        </w:tc>
      </w:tr>
      <w:tr>
        <w:tc>
          <w:tcPr>
            <w:tcW w:type="dxa" w:w="7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12</w:t>
            </w:r>
          </w:p>
        </w:tc>
        <w:tc>
          <w:tcPr>
            <w:tcW w:type="dxa" w:w="14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Wizard</w:t>
            </w:r>
          </w:p>
        </w:tc>
        <w:tc>
          <w:tcPr>
            <w:tcW w:type="dxa" w:w="534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PM enters planned hours in Step 3 grid.</w:t>
            </w:r>
          </w:p>
        </w:tc>
        <w:tc>
          <w:tcPr>
            <w:tcW w:type="dxa" w:w="6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Row totals, column totals, and grand total update live.</w:t>
            </w:r>
          </w:p>
        </w:tc>
      </w:tr>
      <w:tr>
        <w:tc>
          <w:tcPr>
            <w:tcW w:type="dxa" w:w="7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13</w:t>
            </w:r>
          </w:p>
        </w:tc>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Wizard</w:t>
            </w:r>
          </w:p>
        </w:tc>
        <w:tc>
          <w:tcPr>
            <w:tcW w:type="dxa" w:w="534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PM completes wizard and confirms on Review.</w:t>
            </w:r>
          </w:p>
        </w:tc>
        <w:tc>
          <w:tcPr>
            <w:tcW w:type="dxa" w:w="6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Project created. All assigned resources receive email notification.</w:t>
            </w:r>
          </w:p>
        </w:tc>
      </w:tr>
      <w:tr>
        <w:tc>
          <w:tcPr>
            <w:tcW w:type="dxa" w:w="7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14</w:t>
            </w:r>
          </w:p>
        </w:tc>
        <w:tc>
          <w:tcPr>
            <w:tcW w:type="dxa" w:w="14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Hours</w:t>
            </w:r>
          </w:p>
        </w:tc>
        <w:tc>
          <w:tcPr>
            <w:tcW w:type="dxa" w:w="534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PM opens a project hours grid.</w:t>
            </w:r>
          </w:p>
        </w:tc>
        <w:tc>
          <w:tcPr>
            <w:tcW w:type="dxa" w:w="6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Full grid visible: all resources, all weeks.</w:t>
            </w:r>
          </w:p>
        </w:tc>
      </w:tr>
      <w:tr>
        <w:tc>
          <w:tcPr>
            <w:tcW w:type="dxa" w:w="7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15</w:t>
            </w:r>
          </w:p>
        </w:tc>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Hours</w:t>
            </w:r>
          </w:p>
        </w:tc>
        <w:tc>
          <w:tcPr>
            <w:tcW w:type="dxa" w:w="534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PM edits an IC’s actual hours on their behalf.</w:t>
            </w:r>
          </w:p>
        </w:tc>
        <w:tc>
          <w:tcPr>
            <w:tcW w:type="dxa" w:w="6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Change saves. Audit log records PM as actor.</w:t>
            </w:r>
          </w:p>
        </w:tc>
      </w:tr>
      <w:tr>
        <w:tc>
          <w:tcPr>
            <w:tcW w:type="dxa" w:w="7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16</w:t>
            </w:r>
          </w:p>
        </w:tc>
        <w:tc>
          <w:tcPr>
            <w:tcW w:type="dxa" w:w="14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Hours</w:t>
            </w:r>
          </w:p>
        </w:tc>
        <w:tc>
          <w:tcPr>
            <w:tcW w:type="dxa" w:w="534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PM locks Week 3.</w:t>
            </w:r>
          </w:p>
        </w:tc>
        <w:tc>
          <w:tcPr>
            <w:tcW w:type="dxa" w:w="6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ICs cannot edit Week 3. PM can still edit.</w:t>
            </w:r>
          </w:p>
        </w:tc>
      </w:tr>
      <w:tr>
        <w:tc>
          <w:tcPr>
            <w:tcW w:type="dxa" w:w="7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17</w:t>
            </w:r>
          </w:p>
        </w:tc>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Hours</w:t>
            </w:r>
          </w:p>
        </w:tc>
        <w:tc>
          <w:tcPr>
            <w:tcW w:type="dxa" w:w="534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PM imports CSV with correct format.</w:t>
            </w:r>
          </w:p>
        </w:tc>
        <w:tc>
          <w:tcPr>
            <w:tcW w:type="dxa" w:w="6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Hours populate grid. Confirmation shows cells updated.</w:t>
            </w:r>
          </w:p>
        </w:tc>
      </w:tr>
      <w:tr>
        <w:tc>
          <w:tcPr>
            <w:tcW w:type="dxa" w:w="7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18</w:t>
            </w:r>
          </w:p>
        </w:tc>
        <w:tc>
          <w:tcPr>
            <w:tcW w:type="dxa" w:w="14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Hours</w:t>
            </w:r>
          </w:p>
        </w:tc>
        <w:tc>
          <w:tcPr>
            <w:tcW w:type="dxa" w:w="534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PM imports CSV with misspelled resource name.</w:t>
            </w:r>
          </w:p>
        </w:tc>
        <w:tc>
          <w:tcPr>
            <w:tcW w:type="dxa" w:w="6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Unmatched rows flagged and skipped. Report shows which names failed.</w:t>
            </w:r>
          </w:p>
        </w:tc>
      </w:tr>
      <w:tr>
        <w:tc>
          <w:tcPr>
            <w:tcW w:type="dxa" w:w="7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19</w:t>
            </w:r>
          </w:p>
        </w:tc>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Export</w:t>
            </w:r>
          </w:p>
        </w:tc>
        <w:tc>
          <w:tcPr>
            <w:tcW w:type="dxa" w:w="534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PM exports project as CSV.</w:t>
            </w:r>
          </w:p>
        </w:tc>
        <w:tc>
          <w:tcPr>
            <w:tcW w:type="dxa" w:w="6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Includes names, planned/actual hours, metadata. No cost rates or margins.</w:t>
            </w:r>
          </w:p>
        </w:tc>
      </w:tr>
      <w:tr>
        <w:tc>
          <w:tcPr>
            <w:tcW w:type="dxa" w:w="7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20</w:t>
            </w:r>
          </w:p>
        </w:tc>
        <w:tc>
          <w:tcPr>
            <w:tcW w:type="dxa" w:w="14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Lifecycle</w:t>
            </w:r>
          </w:p>
        </w:tc>
        <w:tc>
          <w:tcPr>
            <w:tcW w:type="dxa" w:w="534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PM archives a completed project.</w:t>
            </w:r>
          </w:p>
        </w:tc>
        <w:tc>
          <w:tcPr>
            <w:tcW w:type="dxa" w:w="6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Project disappears from active list. Read-only and searchable.</w:t>
            </w:r>
          </w:p>
        </w:tc>
      </w:tr>
      <w:tr>
        <w:tc>
          <w:tcPr>
            <w:tcW w:type="dxa" w:w="7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21</w:t>
            </w:r>
          </w:p>
        </w:tc>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Lifecycle</w:t>
            </w:r>
          </w:p>
        </w:tc>
        <w:tc>
          <w:tcPr>
            <w:tcW w:type="dxa" w:w="534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PM adds a resource to an active project mid-stream.</w:t>
            </w:r>
          </w:p>
        </w:tc>
        <w:tc>
          <w:tcPr>
            <w:tcW w:type="dxa" w:w="6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Resource appears with empty hours for past weeks. Planned hours editable going forward.</w:t>
            </w:r>
          </w:p>
        </w:tc>
      </w:tr>
      <w:tr>
        <w:tc>
          <w:tcPr>
            <w:tcW w:type="dxa" w:w="7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22</w:t>
            </w:r>
          </w:p>
        </w:tc>
        <w:tc>
          <w:tcPr>
            <w:tcW w:type="dxa" w:w="14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Lifecycle</w:t>
            </w:r>
          </w:p>
        </w:tc>
        <w:tc>
          <w:tcPr>
            <w:tcW w:type="dxa" w:w="534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PM removes a resource from a project.</w:t>
            </w:r>
          </w:p>
        </w:tc>
        <w:tc>
          <w:tcPr>
            <w:tcW w:type="dxa" w:w="6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Historical actuals preserved. Resource removed from active grid.</w:t>
            </w:r>
          </w:p>
        </w:tc>
      </w:tr>
    </w:tbl>
    <w:p>
      <w:r>
        <w:br w:type="page"/>
      </w:r>
    </w:p>
    <w:p>
      <w:pPr>
        <w:pStyle w:val="Heading1"/>
      </w:pPr>
      <w:r>
        <w:rPr>
          <w:rFonts w:ascii="Arial" w:cs="Arial" w:eastAsia="Arial" w:hAnsi="Arial"/>
        </w:rPr>
        <w:t xml:space="preserve">4. Account Manager (AC)</w:t>
      </w:r>
    </w:p>
    <w:p>
      <w:pPr>
        <w:spacing w:after="120"/>
      </w:pPr>
      <w:r>
        <w:rPr>
          <w:rFonts w:ascii="Arial" w:cs="Arial" w:eastAsia="Arial" w:hAnsi="Arial"/>
          <w:sz w:val="21"/>
          <w:szCs w:val="21"/>
        </w:rPr>
        <w:t xml:space="preserve">17 test cases. Covers cross-BU Account-scoped visibility, financial charts (margin by resource, fee vs cost, cost donut, calculation breakdown), rate management, wizard Step 4, and export.</w:t>
      </w:r>
    </w:p>
    <w:p>
      <w:pPr>
        <w:spacing w:after="200"/>
      </w:pPr>
    </w:p>
    <w:tbl>
      <w:tblPr>
        <w:tblW w:type="dxa" w:w="13440"/>
        <w:tblBorders>
          <w:top w:val="single" w:color="auto" w:sz="4"/>
          <w:left w:val="single" w:color="auto" w:sz="4"/>
          <w:bottom w:val="single" w:color="auto" w:sz="4"/>
          <w:right w:val="single" w:color="auto" w:sz="4"/>
          <w:insideH w:val="single" w:color="auto" w:sz="4"/>
          <w:insideV w:val="single" w:color="auto" w:sz="4"/>
        </w:tblBorders>
      </w:tblPr>
      <w:tblGrid>
        <w:gridCol w:w="700"/>
        <w:gridCol w:w="1400"/>
        <w:gridCol w:w="5340"/>
        <w:gridCol w:w="6000"/>
      </w:tblGrid>
      <w:tr>
        <w:tc>
          <w:tcPr>
            <w:tcW w:type="dxa" w:w="7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w:t>
            </w:r>
          </w:p>
        </w:tc>
        <w:tc>
          <w:tcPr>
            <w:tcW w:type="dxa" w:w="14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Area</w:t>
            </w:r>
          </w:p>
        </w:tc>
        <w:tc>
          <w:tcPr>
            <w:tcW w:type="dxa" w:w="534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User Action / Scenario</w:t>
            </w:r>
          </w:p>
        </w:tc>
        <w:tc>
          <w:tcPr>
            <w:tcW w:type="dxa" w:w="60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Expected Application Behaviour</w:t>
            </w:r>
          </w:p>
        </w:tc>
      </w:tr>
      <w:tr>
        <w:tc>
          <w:tcPr>
            <w:tcW w:type="dxa" w:w="7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1</w:t>
            </w:r>
          </w:p>
        </w:tc>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Dashboard</w:t>
            </w:r>
          </w:p>
        </w:tc>
        <w:tc>
          <w:tcPr>
            <w:tcW w:type="dxa" w:w="534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AC logs in.</w:t>
            </w:r>
          </w:p>
        </w:tc>
        <w:tc>
          <w:tcPr>
            <w:tcW w:type="dxa" w:w="6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Dashboard shows “Account overview” section with financial roll-ups for managed Accounts.</w:t>
            </w:r>
          </w:p>
        </w:tc>
      </w:tr>
      <w:tr>
        <w:tc>
          <w:tcPr>
            <w:tcW w:type="dxa" w:w="7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2</w:t>
            </w:r>
          </w:p>
        </w:tc>
        <w:tc>
          <w:tcPr>
            <w:tcW w:type="dxa" w:w="14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Scope</w:t>
            </w:r>
          </w:p>
        </w:tc>
        <w:tc>
          <w:tcPr>
            <w:tcW w:type="dxa" w:w="534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AC views project list.</w:t>
            </w:r>
          </w:p>
        </w:tc>
        <w:tc>
          <w:tcPr>
            <w:tcW w:type="dxa" w:w="6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Sees all projects on managed Accounts, regardless of BU. Cross-BU projects included.</w:t>
            </w:r>
          </w:p>
        </w:tc>
      </w:tr>
      <w:tr>
        <w:tc>
          <w:tcPr>
            <w:tcW w:type="dxa" w:w="7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3</w:t>
            </w:r>
          </w:p>
        </w:tc>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Scope</w:t>
            </w:r>
          </w:p>
        </w:tc>
        <w:tc>
          <w:tcPr>
            <w:tcW w:type="dxa" w:w="534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AC tries to access a project on an Account they don’t manage.</w:t>
            </w:r>
          </w:p>
        </w:tc>
        <w:tc>
          <w:tcPr>
            <w:tcW w:type="dxa" w:w="6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API returns 403.</w:t>
            </w:r>
          </w:p>
        </w:tc>
      </w:tr>
      <w:tr>
        <w:tc>
          <w:tcPr>
            <w:tcW w:type="dxa" w:w="7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4</w:t>
            </w:r>
          </w:p>
        </w:tc>
        <w:tc>
          <w:tcPr>
            <w:tcW w:type="dxa" w:w="14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Financials</w:t>
            </w:r>
          </w:p>
        </w:tc>
        <w:tc>
          <w:tcPr>
            <w:tcW w:type="dxa" w:w="534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AC opens financials on their Account’s project.</w:t>
            </w:r>
          </w:p>
        </w:tc>
        <w:tc>
          <w:tcPr>
            <w:tcW w:type="dxa" w:w="6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Full visibility: cost rates, bill rates, fee, cost, margin %, margin $, contingency.</w:t>
            </w:r>
          </w:p>
        </w:tc>
      </w:tr>
      <w:tr>
        <w:tc>
          <w:tcPr>
            <w:tcW w:type="dxa" w:w="7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5</w:t>
            </w:r>
          </w:p>
        </w:tc>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Financials</w:t>
            </w:r>
          </w:p>
        </w:tc>
        <w:tc>
          <w:tcPr>
            <w:tcW w:type="dxa" w:w="534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AC views per-resource breakdown.</w:t>
            </w:r>
          </w:p>
        </w:tc>
        <w:tc>
          <w:tcPr>
            <w:tcW w:type="dxa" w:w="6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Each resource: actual hours × cost rate = cost, planned hours × bill rate = fee. Margin per resource.</w:t>
            </w:r>
          </w:p>
        </w:tc>
      </w:tr>
      <w:tr>
        <w:tc>
          <w:tcPr>
            <w:tcW w:type="dxa" w:w="7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6</w:t>
            </w:r>
          </w:p>
        </w:tc>
        <w:tc>
          <w:tcPr>
            <w:tcW w:type="dxa" w:w="14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Financials</w:t>
            </w:r>
          </w:p>
        </w:tc>
        <w:tc>
          <w:tcPr>
            <w:tcW w:type="dxa" w:w="534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AC views margin-by-resource chart.</w:t>
            </w:r>
          </w:p>
        </w:tc>
        <w:tc>
          <w:tcPr>
            <w:tcW w:type="dxa" w:w="6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Horizontal bar chart with each resource’s margin vs. 40% target line. Green/amber/red.</w:t>
            </w:r>
          </w:p>
        </w:tc>
      </w:tr>
      <w:tr>
        <w:tc>
          <w:tcPr>
            <w:tcW w:type="dxa" w:w="7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7</w:t>
            </w:r>
          </w:p>
        </w:tc>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Financials</w:t>
            </w:r>
          </w:p>
        </w:tc>
        <w:tc>
          <w:tcPr>
            <w:tcW w:type="dxa" w:w="534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AC views fee vs. cost chart.</w:t>
            </w:r>
          </w:p>
        </w:tc>
        <w:tc>
          <w:tcPr>
            <w:tcW w:type="dxa" w:w="6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Paired vertical bars per resource. Easy to see which resources have tight spreads.</w:t>
            </w:r>
          </w:p>
        </w:tc>
      </w:tr>
      <w:tr>
        <w:tc>
          <w:tcPr>
            <w:tcW w:type="dxa" w:w="7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8</w:t>
            </w:r>
          </w:p>
        </w:tc>
        <w:tc>
          <w:tcPr>
            <w:tcW w:type="dxa" w:w="14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Financials</w:t>
            </w:r>
          </w:p>
        </w:tc>
        <w:tc>
          <w:tcPr>
            <w:tcW w:type="dxa" w:w="534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AC views cost allocation donut chart.</w:t>
            </w:r>
          </w:p>
        </w:tc>
        <w:tc>
          <w:tcPr>
            <w:tcW w:type="dxa" w:w="6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Pie chart showing cost distribution across resources with percentages.</w:t>
            </w:r>
          </w:p>
        </w:tc>
      </w:tr>
      <w:tr>
        <w:tc>
          <w:tcPr>
            <w:tcW w:type="dxa" w:w="7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9</w:t>
            </w:r>
          </w:p>
        </w:tc>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Financials</w:t>
            </w:r>
          </w:p>
        </w:tc>
        <w:tc>
          <w:tcPr>
            <w:tcW w:type="dxa" w:w="534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AC views calculation breakdown panel.</w:t>
            </w:r>
          </w:p>
        </w:tc>
        <w:tc>
          <w:tcPr>
            <w:tcW w:type="dxa" w:w="6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Fee = planned × bill rate, cost = actual × cost rate, margin = (fee − cost) / fee. Contingency shown.</w:t>
            </w:r>
          </w:p>
        </w:tc>
      </w:tr>
      <w:tr>
        <w:tc>
          <w:tcPr>
            <w:tcW w:type="dxa" w:w="7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10</w:t>
            </w:r>
          </w:p>
        </w:tc>
        <w:tc>
          <w:tcPr>
            <w:tcW w:type="dxa" w:w="14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Financials</w:t>
            </w:r>
          </w:p>
        </w:tc>
        <w:tc>
          <w:tcPr>
            <w:tcW w:type="dxa" w:w="534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AC changes a bill rate on their Account’s project.</w:t>
            </w:r>
          </w:p>
        </w:tc>
        <w:tc>
          <w:tcPr>
            <w:tcW w:type="dxa" w:w="6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New rate for future calculations. Historical preserved.</w:t>
            </w:r>
          </w:p>
        </w:tc>
      </w:tr>
      <w:tr>
        <w:tc>
          <w:tcPr>
            <w:tcW w:type="dxa" w:w="7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11</w:t>
            </w:r>
          </w:p>
        </w:tc>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Financials</w:t>
            </w:r>
          </w:p>
        </w:tc>
        <w:tc>
          <w:tcPr>
            <w:tcW w:type="dxa" w:w="534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AC changes a cost rate.</w:t>
            </w:r>
          </w:p>
        </w:tc>
        <w:tc>
          <w:tcPr>
            <w:tcW w:type="dxa" w:w="6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Margin recalculates immediately.</w:t>
            </w:r>
          </w:p>
        </w:tc>
      </w:tr>
      <w:tr>
        <w:tc>
          <w:tcPr>
            <w:tcW w:type="dxa" w:w="7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12</w:t>
            </w:r>
          </w:p>
        </w:tc>
        <w:tc>
          <w:tcPr>
            <w:tcW w:type="dxa" w:w="14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Export</w:t>
            </w:r>
          </w:p>
        </w:tc>
        <w:tc>
          <w:tcPr>
            <w:tcW w:type="dxa" w:w="534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AC exports financials as PDF.</w:t>
            </w:r>
          </w:p>
        </w:tc>
        <w:tc>
          <w:tcPr>
            <w:tcW w:type="dxa" w:w="6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PDF includes all rates, costs, fees, margins, contingency.</w:t>
            </w:r>
          </w:p>
        </w:tc>
      </w:tr>
      <w:tr>
        <w:tc>
          <w:tcPr>
            <w:tcW w:type="dxa" w:w="7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13</w:t>
            </w:r>
          </w:p>
        </w:tc>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Export</w:t>
            </w:r>
          </w:p>
        </w:tc>
        <w:tc>
          <w:tcPr>
            <w:tcW w:type="dxa" w:w="534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AC tries to export a project NOT on their Account.</w:t>
            </w:r>
          </w:p>
        </w:tc>
        <w:tc>
          <w:tcPr>
            <w:tcW w:type="dxa" w:w="6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API returns 403.</w:t>
            </w:r>
          </w:p>
        </w:tc>
      </w:tr>
      <w:tr>
        <w:tc>
          <w:tcPr>
            <w:tcW w:type="dxa" w:w="7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14</w:t>
            </w:r>
          </w:p>
        </w:tc>
        <w:tc>
          <w:tcPr>
            <w:tcW w:type="dxa" w:w="14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Wizard</w:t>
            </w:r>
          </w:p>
        </w:tc>
        <w:tc>
          <w:tcPr>
            <w:tcW w:type="dxa" w:w="534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AC creates a project.</w:t>
            </w:r>
          </w:p>
        </w:tc>
        <w:tc>
          <w:tcPr>
            <w:tcW w:type="dxa" w:w="6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Step 1: Account selector shows only managed Accounts. Step 4 (Financial Setup) visible.</w:t>
            </w:r>
          </w:p>
        </w:tc>
      </w:tr>
      <w:tr>
        <w:tc>
          <w:tcPr>
            <w:tcW w:type="dxa" w:w="7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15</w:t>
            </w:r>
          </w:p>
        </w:tc>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Wizard</w:t>
            </w:r>
          </w:p>
        </w:tc>
        <w:tc>
          <w:tcPr>
            <w:tcW w:type="dxa" w:w="534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AC sets contingency to 0% in Step 4.</w:t>
            </w:r>
          </w:p>
        </w:tc>
        <w:tc>
          <w:tcPr>
            <w:tcW w:type="dxa" w:w="6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System accepts. Base fee equals adjusted total.</w:t>
            </w:r>
          </w:p>
        </w:tc>
      </w:tr>
      <w:tr>
        <w:tc>
          <w:tcPr>
            <w:tcW w:type="dxa" w:w="7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16</w:t>
            </w:r>
          </w:p>
        </w:tc>
        <w:tc>
          <w:tcPr>
            <w:tcW w:type="dxa" w:w="14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Wizard</w:t>
            </w:r>
          </w:p>
        </w:tc>
        <w:tc>
          <w:tcPr>
            <w:tcW w:type="dxa" w:w="534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AC sees margin &lt; 35% in Step 4.</w:t>
            </w:r>
          </w:p>
        </w:tc>
        <w:tc>
          <w:tcPr>
            <w:tcW w:type="dxa" w:w="6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Warning appears: “Projected margin below 35% threshold. Consider adjusting rates.”</w:t>
            </w:r>
          </w:p>
        </w:tc>
      </w:tr>
      <w:tr>
        <w:tc>
          <w:tcPr>
            <w:tcW w:type="dxa" w:w="7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17</w:t>
            </w:r>
          </w:p>
        </w:tc>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Audit</w:t>
            </w:r>
          </w:p>
        </w:tc>
        <w:tc>
          <w:tcPr>
            <w:tcW w:type="dxa" w:w="534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AC views audit log for their Account’s project.</w:t>
            </w:r>
          </w:p>
        </w:tc>
        <w:tc>
          <w:tcPr>
            <w:tcW w:type="dxa" w:w="6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Full trail: hours, rates, settings changes with actor, timestamp, old/new values.</w:t>
            </w:r>
          </w:p>
        </w:tc>
      </w:tr>
    </w:tbl>
    <w:p>
      <w:r>
        <w:br w:type="page"/>
      </w:r>
    </w:p>
    <w:p>
      <w:pPr>
        <w:pStyle w:val="Heading1"/>
      </w:pPr>
      <w:r>
        <w:rPr>
          <w:rFonts w:ascii="Arial" w:cs="Arial" w:eastAsia="Arial" w:hAnsi="Arial"/>
        </w:rPr>
        <w:t xml:space="preserve">5. Business Unit Leader (BUL)</w:t>
      </w:r>
    </w:p>
    <w:p>
      <w:pPr>
        <w:spacing w:after="120"/>
      </w:pPr>
      <w:r>
        <w:rPr>
          <w:rFonts w:ascii="Arial" w:cs="Arial" w:eastAsia="Arial" w:hAnsi="Arial"/>
          <w:sz w:val="21"/>
          <w:szCs w:val="21"/>
        </w:rPr>
        <w:t xml:space="preserve">24 test cases. Covers the 3-question strategic health check, yearly trajectory charts (revenue, profit, headcount), project comparison charts, margin trend, drill-down, BU admin, sharing, and export.</w:t>
      </w:r>
    </w:p>
    <w:p>
      <w:pPr>
        <w:spacing w:after="200"/>
      </w:pPr>
    </w:p>
    <w:tbl>
      <w:tblPr>
        <w:tblW w:type="dxa" w:w="13440"/>
        <w:tblBorders>
          <w:top w:val="single" w:color="auto" w:sz="4"/>
          <w:left w:val="single" w:color="auto" w:sz="4"/>
          <w:bottom w:val="single" w:color="auto" w:sz="4"/>
          <w:right w:val="single" w:color="auto" w:sz="4"/>
          <w:insideH w:val="single" w:color="auto" w:sz="4"/>
          <w:insideV w:val="single" w:color="auto" w:sz="4"/>
        </w:tblBorders>
      </w:tblPr>
      <w:tblGrid>
        <w:gridCol w:w="700"/>
        <w:gridCol w:w="1400"/>
        <w:gridCol w:w="5340"/>
        <w:gridCol w:w="6000"/>
      </w:tblGrid>
      <w:tr>
        <w:tc>
          <w:tcPr>
            <w:tcW w:type="dxa" w:w="7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w:t>
            </w:r>
          </w:p>
        </w:tc>
        <w:tc>
          <w:tcPr>
            <w:tcW w:type="dxa" w:w="14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Area</w:t>
            </w:r>
          </w:p>
        </w:tc>
        <w:tc>
          <w:tcPr>
            <w:tcW w:type="dxa" w:w="534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User Action / Scenario</w:t>
            </w:r>
          </w:p>
        </w:tc>
        <w:tc>
          <w:tcPr>
            <w:tcW w:type="dxa" w:w="60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Expected Application Behaviour</w:t>
            </w:r>
          </w:p>
        </w:tc>
      </w:tr>
      <w:tr>
        <w:tc>
          <w:tcPr>
            <w:tcW w:type="dxa" w:w="7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1</w:t>
            </w:r>
          </w:p>
        </w:tc>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Dashboard</w:t>
            </w:r>
          </w:p>
        </w:tc>
        <w:tc>
          <w:tcPr>
            <w:tcW w:type="dxa" w:w="534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BUL logs in.</w:t>
            </w:r>
          </w:p>
        </w:tc>
        <w:tc>
          <w:tcPr>
            <w:tcW w:type="dxa" w:w="6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Dashboard shows “BU overview” with the 3-question health check at top.</w:t>
            </w:r>
          </w:p>
        </w:tc>
      </w:tr>
      <w:tr>
        <w:tc>
          <w:tcPr>
            <w:tcW w:type="dxa" w:w="7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2</w:t>
            </w:r>
          </w:p>
        </w:tc>
        <w:tc>
          <w:tcPr>
            <w:tcW w:type="dxa" w:w="14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Health</w:t>
            </w:r>
          </w:p>
        </w:tc>
        <w:tc>
          <w:tcPr>
            <w:tcW w:type="dxa" w:w="534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BUL sees “Are we profitable?” card.</w:t>
            </w:r>
          </w:p>
        </w:tc>
        <w:tc>
          <w:tcPr>
            <w:tcW w:type="dxa" w:w="6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Green signal if margin on target. Amber if profitable but below target. Red if at a loss. Shows YTD profit and margin vs. target.</w:t>
            </w:r>
          </w:p>
        </w:tc>
      </w:tr>
      <w:tr>
        <w:tc>
          <w:tcPr>
            <w:tcW w:type="dxa" w:w="7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3</w:t>
            </w:r>
          </w:p>
        </w:tc>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Health</w:t>
            </w:r>
          </w:p>
        </w:tc>
        <w:tc>
          <w:tcPr>
            <w:tcW w:type="dxa" w:w="534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BUL sees “Are we on track for yearly revenue?” card.</w:t>
            </w:r>
          </w:p>
        </w:tc>
        <w:tc>
          <w:tcPr>
            <w:tcW w:type="dxa" w:w="6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Compares annualised run-rate to yearly target. Green if within 95%, amber if behind.</w:t>
            </w:r>
          </w:p>
        </w:tc>
      </w:tr>
      <w:tr>
        <w:tc>
          <w:tcPr>
            <w:tcW w:type="dxa" w:w="7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4</w:t>
            </w:r>
          </w:p>
        </w:tc>
        <w:tc>
          <w:tcPr>
            <w:tcW w:type="dxa" w:w="14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Health</w:t>
            </w:r>
          </w:p>
        </w:tc>
        <w:tc>
          <w:tcPr>
            <w:tcW w:type="dxa" w:w="534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BUL sees “Are we growing to plan?” card.</w:t>
            </w:r>
          </w:p>
        </w:tc>
        <w:tc>
          <w:tcPr>
            <w:tcW w:type="dxa" w:w="6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Shows current headcount vs. EOY target and hiring plan pace. Green if on track.</w:t>
            </w:r>
          </w:p>
        </w:tc>
      </w:tr>
      <w:tr>
        <w:tc>
          <w:tcPr>
            <w:tcW w:type="dxa" w:w="7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5</w:t>
            </w:r>
          </w:p>
        </w:tc>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Trajectory</w:t>
            </w:r>
          </w:p>
        </w:tc>
        <w:tc>
          <w:tcPr>
            <w:tcW w:type="dxa" w:w="534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BUL views revenue trajectory chart.</w:t>
            </w:r>
          </w:p>
        </w:tc>
        <w:tc>
          <w:tcPr>
            <w:tcW w:type="dxa" w:w="6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Monthly paired bars: target pace vs. actual. Each month clearly above/below target.</w:t>
            </w:r>
          </w:p>
        </w:tc>
      </w:tr>
      <w:tr>
        <w:tc>
          <w:tcPr>
            <w:tcW w:type="dxa" w:w="7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6</w:t>
            </w:r>
          </w:p>
        </w:tc>
        <w:tc>
          <w:tcPr>
            <w:tcW w:type="dxa" w:w="14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Trajectory</w:t>
            </w:r>
          </w:p>
        </w:tc>
        <w:tc>
          <w:tcPr>
            <w:tcW w:type="dxa" w:w="534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BUL views profit trajectory chart.</w:t>
            </w:r>
          </w:p>
        </w:tc>
        <w:tc>
          <w:tcPr>
            <w:tcW w:type="dxa" w:w="6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Monthly bars colour-coded: green if meeting target, amber if below.</w:t>
            </w:r>
          </w:p>
        </w:tc>
      </w:tr>
      <w:tr>
        <w:tc>
          <w:tcPr>
            <w:tcW w:type="dxa" w:w="7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7</w:t>
            </w:r>
          </w:p>
        </w:tc>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Trajectory</w:t>
            </w:r>
          </w:p>
        </w:tc>
        <w:tc>
          <w:tcPr>
            <w:tcW w:type="dxa" w:w="534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BUL views headcount chart.</w:t>
            </w:r>
          </w:p>
        </w:tc>
        <w:tc>
          <w:tcPr>
            <w:tcW w:type="dxa" w:w="6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Line chart: dashed hiring plan vs. solid actual. Gap visible if behind.</w:t>
            </w:r>
          </w:p>
        </w:tc>
      </w:tr>
      <w:tr>
        <w:tc>
          <w:tcPr>
            <w:tcW w:type="dxa" w:w="7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8</w:t>
            </w:r>
          </w:p>
        </w:tc>
        <w:tc>
          <w:tcPr>
            <w:tcW w:type="dxa" w:w="14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Scope</w:t>
            </w:r>
          </w:p>
        </w:tc>
        <w:tc>
          <w:tcPr>
            <w:tcW w:type="dxa" w:w="534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BUL views project list.</w:t>
            </w:r>
          </w:p>
        </w:tc>
        <w:tc>
          <w:tcPr>
            <w:tcW w:type="dxa" w:w="6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Sees all projects owned by their BU plus projects shared via ProjectShare.</w:t>
            </w:r>
          </w:p>
        </w:tc>
      </w:tr>
      <w:tr>
        <w:tc>
          <w:tcPr>
            <w:tcW w:type="dxa" w:w="7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9</w:t>
            </w:r>
          </w:p>
        </w:tc>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Scope</w:t>
            </w:r>
          </w:p>
        </w:tc>
        <w:tc>
          <w:tcPr>
            <w:tcW w:type="dxa" w:w="534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BUL tries to access a project from another BU, not shared.</w:t>
            </w:r>
          </w:p>
        </w:tc>
        <w:tc>
          <w:tcPr>
            <w:tcW w:type="dxa" w:w="6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API returns 403.</w:t>
            </w:r>
          </w:p>
        </w:tc>
      </w:tr>
      <w:tr>
        <w:tc>
          <w:tcPr>
            <w:tcW w:type="dxa" w:w="7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10</w:t>
            </w:r>
          </w:p>
        </w:tc>
        <w:tc>
          <w:tcPr>
            <w:tcW w:type="dxa" w:w="14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Scope</w:t>
            </w:r>
          </w:p>
        </w:tc>
        <w:tc>
          <w:tcPr>
            <w:tcW w:type="dxa" w:w="534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Project from another BU is shared with BUL’s BU.</w:t>
            </w:r>
          </w:p>
        </w:tc>
        <w:tc>
          <w:tcPr>
            <w:tcW w:type="dxa" w:w="6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Project appears with “Shared” badge. Full financial access.</w:t>
            </w:r>
          </w:p>
        </w:tc>
      </w:tr>
      <w:tr>
        <w:tc>
          <w:tcPr>
            <w:tcW w:type="dxa" w:w="7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11</w:t>
            </w:r>
          </w:p>
        </w:tc>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Comparison</w:t>
            </w:r>
          </w:p>
        </w:tc>
        <w:tc>
          <w:tcPr>
            <w:tcW w:type="dxa" w:w="534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BUL views margin-by-project chart.</w:t>
            </w:r>
          </w:p>
        </w:tc>
        <w:tc>
          <w:tcPr>
            <w:tcW w:type="dxa" w:w="6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Horizontal bars sorted by margin with 40% target reference line. At-risk projects in red.</w:t>
            </w:r>
          </w:p>
        </w:tc>
      </w:tr>
      <w:tr>
        <w:tc>
          <w:tcPr>
            <w:tcW w:type="dxa" w:w="7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12</w:t>
            </w:r>
          </w:p>
        </w:tc>
        <w:tc>
          <w:tcPr>
            <w:tcW w:type="dxa" w:w="14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Comparison</w:t>
            </w:r>
          </w:p>
        </w:tc>
        <w:tc>
          <w:tcPr>
            <w:tcW w:type="dxa" w:w="534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BUL views revenue billed-vs-remaining chart.</w:t>
            </w:r>
          </w:p>
        </w:tc>
        <w:tc>
          <w:tcPr>
            <w:tcW w:type="dxa" w:w="6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Stacked bars per project showing invoiced vs. outstanding.</w:t>
            </w:r>
          </w:p>
        </w:tc>
      </w:tr>
      <w:tr>
        <w:tc>
          <w:tcPr>
            <w:tcW w:type="dxa" w:w="7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13</w:t>
            </w:r>
          </w:p>
        </w:tc>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Trend</w:t>
            </w:r>
          </w:p>
        </w:tc>
        <w:tc>
          <w:tcPr>
            <w:tcW w:type="dxa" w:w="534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BUL views margin trend chart.</w:t>
            </w:r>
          </w:p>
        </w:tc>
        <w:tc>
          <w:tcPr>
            <w:tcW w:type="dxa" w:w="6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At-risk projects drawn in red with dots. Healthy projects in light gray. Target line at 40%.</w:t>
            </w:r>
          </w:p>
        </w:tc>
      </w:tr>
      <w:tr>
        <w:tc>
          <w:tcPr>
            <w:tcW w:type="dxa" w:w="7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14</w:t>
            </w:r>
          </w:p>
        </w:tc>
        <w:tc>
          <w:tcPr>
            <w:tcW w:type="dxa" w:w="14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Drill-down</w:t>
            </w:r>
          </w:p>
        </w:tc>
        <w:tc>
          <w:tcPr>
            <w:tcW w:type="dxa" w:w="534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BUL clicks a project card.</w:t>
            </w:r>
          </w:p>
        </w:tc>
        <w:tc>
          <w:tcPr>
            <w:tcW w:type="dxa" w:w="6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Navigates to project detail: gauges, resource charts, cost donut, margin trend, calculation breakdown, resource table.</w:t>
            </w:r>
          </w:p>
        </w:tc>
      </w:tr>
      <w:tr>
        <w:tc>
          <w:tcPr>
            <w:tcW w:type="dxa" w:w="7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15</w:t>
            </w:r>
          </w:p>
        </w:tc>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Detail</w:t>
            </w:r>
          </w:p>
        </w:tc>
        <w:tc>
          <w:tcPr>
            <w:tcW w:type="dxa" w:w="534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BUL views project performance gauges.</w:t>
            </w:r>
          </w:p>
        </w:tc>
        <w:tc>
          <w:tcPr>
            <w:tcW w:type="dxa" w:w="6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Four gauges: margin vs. target, revenue vs. fee, profit vs. target profit, budget burn.</w:t>
            </w:r>
          </w:p>
        </w:tc>
      </w:tr>
      <w:tr>
        <w:tc>
          <w:tcPr>
            <w:tcW w:type="dxa" w:w="7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16</w:t>
            </w:r>
          </w:p>
        </w:tc>
        <w:tc>
          <w:tcPr>
            <w:tcW w:type="dxa" w:w="14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Admin</w:t>
            </w:r>
          </w:p>
        </w:tc>
        <w:tc>
          <w:tcPr>
            <w:tcW w:type="dxa" w:w="534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BUL opens admin panel.</w:t>
            </w:r>
          </w:p>
        </w:tc>
        <w:tc>
          <w:tcPr>
            <w:tcW w:type="dxa" w:w="6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Sees user directory scoped to their BU only.</w:t>
            </w:r>
          </w:p>
        </w:tc>
      </w:tr>
      <w:tr>
        <w:tc>
          <w:tcPr>
            <w:tcW w:type="dxa" w:w="7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17</w:t>
            </w:r>
          </w:p>
        </w:tc>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Admin</w:t>
            </w:r>
          </w:p>
        </w:tc>
        <w:tc>
          <w:tcPr>
            <w:tcW w:type="dxa" w:w="534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BUL invites a new user.</w:t>
            </w:r>
          </w:p>
        </w:tc>
        <w:tc>
          <w:tcPr>
            <w:tcW w:type="dxa" w:w="6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User receives invitation email with pre-filled BU.</w:t>
            </w:r>
          </w:p>
        </w:tc>
      </w:tr>
      <w:tr>
        <w:tc>
          <w:tcPr>
            <w:tcW w:type="dxa" w:w="7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18</w:t>
            </w:r>
          </w:p>
        </w:tc>
        <w:tc>
          <w:tcPr>
            <w:tcW w:type="dxa" w:w="14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Admin</w:t>
            </w:r>
          </w:p>
        </w:tc>
        <w:tc>
          <w:tcPr>
            <w:tcW w:type="dxa" w:w="534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BUL deactivates a user who is the sole PM on a project.</w:t>
            </w:r>
          </w:p>
        </w:tc>
        <w:tc>
          <w:tcPr>
            <w:tcW w:type="dxa" w:w="6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Warning: project has no PM. Prompts reassignment.</w:t>
            </w:r>
          </w:p>
        </w:tc>
      </w:tr>
      <w:tr>
        <w:tc>
          <w:tcPr>
            <w:tcW w:type="dxa" w:w="7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19</w:t>
            </w:r>
          </w:p>
        </w:tc>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Admin</w:t>
            </w:r>
          </w:p>
        </w:tc>
        <w:tc>
          <w:tcPr>
            <w:tcW w:type="dxa" w:w="534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BUL tries to change a user’s application roles.</w:t>
            </w:r>
          </w:p>
        </w:tc>
        <w:tc>
          <w:tcPr>
            <w:tcW w:type="dxa" w:w="6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Denied. Only AA can change roles.</w:t>
            </w:r>
          </w:p>
        </w:tc>
      </w:tr>
      <w:tr>
        <w:tc>
          <w:tcPr>
            <w:tcW w:type="dxa" w:w="7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20</w:t>
            </w:r>
          </w:p>
        </w:tc>
        <w:tc>
          <w:tcPr>
            <w:tcW w:type="dxa" w:w="14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Admin</w:t>
            </w:r>
          </w:p>
        </w:tc>
        <w:tc>
          <w:tcPr>
            <w:tcW w:type="dxa" w:w="534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BUL tries to see users from another BU.</w:t>
            </w:r>
          </w:p>
        </w:tc>
        <w:tc>
          <w:tcPr>
            <w:tcW w:type="dxa" w:w="6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Other BU’s users not visible in admin panel.</w:t>
            </w:r>
          </w:p>
        </w:tc>
      </w:tr>
      <w:tr>
        <w:tc>
          <w:tcPr>
            <w:tcW w:type="dxa" w:w="7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21</w:t>
            </w:r>
          </w:p>
        </w:tc>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Config</w:t>
            </w:r>
          </w:p>
        </w:tc>
        <w:tc>
          <w:tcPr>
            <w:tcW w:type="dxa" w:w="534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BUL changes default contingency from 15% to 10%.</w:t>
            </w:r>
          </w:p>
        </w:tc>
        <w:tc>
          <w:tcPr>
            <w:tcW w:type="dxa" w:w="6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New BU projects default to 10%. Existing projects unaffected.</w:t>
            </w:r>
          </w:p>
        </w:tc>
      </w:tr>
      <w:tr>
        <w:tc>
          <w:tcPr>
            <w:tcW w:type="dxa" w:w="7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22</w:t>
            </w:r>
          </w:p>
        </w:tc>
        <w:tc>
          <w:tcPr>
            <w:tcW w:type="dxa" w:w="14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Sharing</w:t>
            </w:r>
          </w:p>
        </w:tc>
        <w:tc>
          <w:tcPr>
            <w:tcW w:type="dxa" w:w="534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BUL shares a project with another BU.</w:t>
            </w:r>
          </w:p>
        </w:tc>
        <w:tc>
          <w:tcPr>
            <w:tcW w:type="dxa" w:w="6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ProjectShare record created. Other BU’s BUL can now see the project.</w:t>
            </w:r>
          </w:p>
        </w:tc>
      </w:tr>
      <w:tr>
        <w:tc>
          <w:tcPr>
            <w:tcW w:type="dxa" w:w="7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23</w:t>
            </w:r>
          </w:p>
        </w:tc>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Export</w:t>
            </w:r>
          </w:p>
        </w:tc>
        <w:tc>
          <w:tcPr>
            <w:tcW w:type="dxa" w:w="534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BUL exports all BU projects as CSV.</w:t>
            </w:r>
          </w:p>
        </w:tc>
        <w:tc>
          <w:tcPr>
            <w:tcW w:type="dxa" w:w="6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File includes per-project fee, cost, margin, status.</w:t>
            </w:r>
          </w:p>
        </w:tc>
      </w:tr>
      <w:tr>
        <w:tc>
          <w:tcPr>
            <w:tcW w:type="dxa" w:w="7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24</w:t>
            </w:r>
          </w:p>
        </w:tc>
        <w:tc>
          <w:tcPr>
            <w:tcW w:type="dxa" w:w="14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Export</w:t>
            </w:r>
          </w:p>
        </w:tc>
        <w:tc>
          <w:tcPr>
            <w:tcW w:type="dxa" w:w="534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BUL exports single project as PDF.</w:t>
            </w:r>
          </w:p>
        </w:tc>
        <w:tc>
          <w:tcPr>
            <w:tcW w:type="dxa" w:w="6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Formatted template with all rates, costs, fees, margins.</w:t>
            </w:r>
          </w:p>
        </w:tc>
      </w:tr>
    </w:tbl>
    <w:p>
      <w:r>
        <w:br w:type="page"/>
      </w:r>
    </w:p>
    <w:p>
      <w:pPr>
        <w:pStyle w:val="Heading1"/>
      </w:pPr>
      <w:r>
        <w:rPr>
          <w:rFonts w:ascii="Arial" w:cs="Arial" w:eastAsia="Arial" w:hAnsi="Arial"/>
        </w:rPr>
        <w:t xml:space="preserve">6. Application Admin (AA)</w:t>
      </w:r>
    </w:p>
    <w:p>
      <w:pPr>
        <w:spacing w:after="120"/>
      </w:pPr>
      <w:r>
        <w:rPr>
          <w:rFonts w:ascii="Arial" w:cs="Arial" w:eastAsia="Arial" w:hAnsi="Arial"/>
          <w:sz w:val="21"/>
          <w:szCs w:val="21"/>
        </w:rPr>
        <w:t xml:space="preserve">31 test cases. Covers the admin console: user table with filters, side-panel role assignment (multi-select checkboxes), AC–Account linking, financial access flag, BU CRUD, Account CRUD, domain whitelist CRUD, invite flow.</w:t>
      </w:r>
    </w:p>
    <w:p>
      <w:pPr>
        <w:spacing w:after="200"/>
      </w:pPr>
    </w:p>
    <w:tbl>
      <w:tblPr>
        <w:tblW w:type="dxa" w:w="13440"/>
        <w:tblBorders>
          <w:top w:val="single" w:color="auto" w:sz="4"/>
          <w:left w:val="single" w:color="auto" w:sz="4"/>
          <w:bottom w:val="single" w:color="auto" w:sz="4"/>
          <w:right w:val="single" w:color="auto" w:sz="4"/>
          <w:insideH w:val="single" w:color="auto" w:sz="4"/>
          <w:insideV w:val="single" w:color="auto" w:sz="4"/>
        </w:tblBorders>
      </w:tblPr>
      <w:tblGrid>
        <w:gridCol w:w="700"/>
        <w:gridCol w:w="1400"/>
        <w:gridCol w:w="5340"/>
        <w:gridCol w:w="6000"/>
      </w:tblGrid>
      <w:tr>
        <w:tc>
          <w:tcPr>
            <w:tcW w:type="dxa" w:w="7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w:t>
            </w:r>
          </w:p>
        </w:tc>
        <w:tc>
          <w:tcPr>
            <w:tcW w:type="dxa" w:w="14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Area</w:t>
            </w:r>
          </w:p>
        </w:tc>
        <w:tc>
          <w:tcPr>
            <w:tcW w:type="dxa" w:w="534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User Action / Scenario</w:t>
            </w:r>
          </w:p>
        </w:tc>
        <w:tc>
          <w:tcPr>
            <w:tcW w:type="dxa" w:w="60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Expected Application Behaviour</w:t>
            </w:r>
          </w:p>
        </w:tc>
      </w:tr>
      <w:tr>
        <w:tc>
          <w:tcPr>
            <w:tcW w:type="dxa" w:w="7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1</w:t>
            </w:r>
          </w:p>
        </w:tc>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Dashboard</w:t>
            </w:r>
          </w:p>
        </w:tc>
        <w:tc>
          <w:tcPr>
            <w:tcW w:type="dxa" w:w="534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AA logs in.</w:t>
            </w:r>
          </w:p>
        </w:tc>
        <w:tc>
          <w:tcPr>
            <w:tcW w:type="dxa" w:w="6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Dashboard shows “Platform admin” section. Access to the admin console.</w:t>
            </w:r>
          </w:p>
        </w:tc>
      </w:tr>
      <w:tr>
        <w:tc>
          <w:tcPr>
            <w:tcW w:type="dxa" w:w="7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2</w:t>
            </w:r>
          </w:p>
        </w:tc>
        <w:tc>
          <w:tcPr>
            <w:tcW w:type="dxa" w:w="14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Console</w:t>
            </w:r>
          </w:p>
        </w:tc>
        <w:tc>
          <w:tcPr>
            <w:tcW w:type="dxa" w:w="534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AA opens admin console.</w:t>
            </w:r>
          </w:p>
        </w:tc>
        <w:tc>
          <w:tcPr>
            <w:tcW w:type="dxa" w:w="6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Four tabs: Users, Business Units, Accounts, Email Domains. User count badges on each tab.</w:t>
            </w:r>
          </w:p>
        </w:tc>
      </w:tr>
      <w:tr>
        <w:tc>
          <w:tcPr>
            <w:tcW w:type="dxa" w:w="7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3</w:t>
            </w:r>
          </w:p>
        </w:tc>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Users</w:t>
            </w:r>
          </w:p>
        </w:tc>
        <w:tc>
          <w:tcPr>
            <w:tcW w:type="dxa" w:w="534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AA views users tab.</w:t>
            </w:r>
          </w:p>
        </w:tc>
        <w:tc>
          <w:tcPr>
            <w:tcW w:type="dxa" w:w="6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Role distribution stats at top. Filterable/searchable table with all users across all BUs.</w:t>
            </w:r>
          </w:p>
        </w:tc>
      </w:tr>
      <w:tr>
        <w:tc>
          <w:tcPr>
            <w:tcW w:type="dxa" w:w="7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4</w:t>
            </w:r>
          </w:p>
        </w:tc>
        <w:tc>
          <w:tcPr>
            <w:tcW w:type="dxa" w:w="14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Users</w:t>
            </w:r>
          </w:p>
        </w:tc>
        <w:tc>
          <w:tcPr>
            <w:tcW w:type="dxa" w:w="534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AA filters by BU.</w:t>
            </w:r>
          </w:p>
        </w:tc>
        <w:tc>
          <w:tcPr>
            <w:tcW w:type="dxa" w:w="6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Table shows only users in that BU.</w:t>
            </w:r>
          </w:p>
        </w:tc>
      </w:tr>
      <w:tr>
        <w:tc>
          <w:tcPr>
            <w:tcW w:type="dxa" w:w="7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5</w:t>
            </w:r>
          </w:p>
        </w:tc>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Users</w:t>
            </w:r>
          </w:p>
        </w:tc>
        <w:tc>
          <w:tcPr>
            <w:tcW w:type="dxa" w:w="534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AA filters by role.</w:t>
            </w:r>
          </w:p>
        </w:tc>
        <w:tc>
          <w:tcPr>
            <w:tcW w:type="dxa" w:w="6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Table shows only users who hold that role in their array.</w:t>
            </w:r>
          </w:p>
        </w:tc>
      </w:tr>
      <w:tr>
        <w:tc>
          <w:tcPr>
            <w:tcW w:type="dxa" w:w="7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6</w:t>
            </w:r>
          </w:p>
        </w:tc>
        <w:tc>
          <w:tcPr>
            <w:tcW w:type="dxa" w:w="14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Users</w:t>
            </w:r>
          </w:p>
        </w:tc>
        <w:tc>
          <w:tcPr>
            <w:tcW w:type="dxa" w:w="534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AA filters by status.</w:t>
            </w:r>
          </w:p>
        </w:tc>
        <w:tc>
          <w:tcPr>
            <w:tcW w:type="dxa" w:w="6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Active, inactive, or all.</w:t>
            </w:r>
          </w:p>
        </w:tc>
      </w:tr>
      <w:tr>
        <w:tc>
          <w:tcPr>
            <w:tcW w:type="dxa" w:w="7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7</w:t>
            </w:r>
          </w:p>
        </w:tc>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Users</w:t>
            </w:r>
          </w:p>
        </w:tc>
        <w:tc>
          <w:tcPr>
            <w:tcW w:type="dxa" w:w="534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AA clicks a user row.</w:t>
            </w:r>
          </w:p>
        </w:tc>
        <w:tc>
          <w:tcPr>
            <w:tcW w:type="dxa" w:w="6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Side panel opens with: primary BU dropdown, project roles (read-only), application roles (checkboxes), effective role badges.</w:t>
            </w:r>
          </w:p>
        </w:tc>
      </w:tr>
      <w:tr>
        <w:tc>
          <w:tcPr>
            <w:tcW w:type="dxa" w:w="7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8</w:t>
            </w:r>
          </w:p>
        </w:tc>
        <w:tc>
          <w:tcPr>
            <w:tcW w:type="dxa" w:w="14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Roles</w:t>
            </w:r>
          </w:p>
        </w:tc>
        <w:tc>
          <w:tcPr>
            <w:tcW w:type="dxa" w:w="534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AA adds PM to an IC user.</w:t>
            </w:r>
          </w:p>
        </w:tc>
        <w:tc>
          <w:tcPr>
            <w:tcW w:type="dxa" w:w="6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PM checkbox selected. Effective line updates to show [IC, PM]. Saved. Audit logged.</w:t>
            </w:r>
          </w:p>
        </w:tc>
      </w:tr>
      <w:tr>
        <w:tc>
          <w:tcPr>
            <w:tcW w:type="dxa" w:w="7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9</w:t>
            </w:r>
          </w:p>
        </w:tc>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Roles</w:t>
            </w:r>
          </w:p>
        </w:tc>
        <w:tc>
          <w:tcPr>
            <w:tcW w:type="dxa" w:w="534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AA adds AC to a user.</w:t>
            </w:r>
          </w:p>
        </w:tc>
        <w:tc>
          <w:tcPr>
            <w:tcW w:type="dxa" w:w="6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Managed Accounts section appears in the side panel. AA can select which Accounts to link.</w:t>
            </w:r>
          </w:p>
        </w:tc>
      </w:tr>
      <w:tr>
        <w:tc>
          <w:tcPr>
            <w:tcW w:type="dxa" w:w="7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10</w:t>
            </w:r>
          </w:p>
        </w:tc>
        <w:tc>
          <w:tcPr>
            <w:tcW w:type="dxa" w:w="14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Roles</w:t>
            </w:r>
          </w:p>
        </w:tc>
        <w:tc>
          <w:tcPr>
            <w:tcW w:type="dxa" w:w="534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AA removes AC from a user.</w:t>
            </w:r>
          </w:p>
        </w:tc>
        <w:tc>
          <w:tcPr>
            <w:tcW w:type="dxa" w:w="6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Managed Accounts section disappears. AccountManager entries deleted on save. User loses Account visibility.</w:t>
            </w:r>
          </w:p>
        </w:tc>
      </w:tr>
      <w:tr>
        <w:tc>
          <w:tcPr>
            <w:tcW w:type="dxa" w:w="7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11</w:t>
            </w:r>
          </w:p>
        </w:tc>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Roles</w:t>
            </w:r>
          </w:p>
        </w:tc>
        <w:tc>
          <w:tcPr>
            <w:tcW w:type="dxa" w:w="534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AA adds BUL to a user.</w:t>
            </w:r>
          </w:p>
        </w:tc>
        <w:tc>
          <w:tcPr>
            <w:tcW w:type="dxa" w:w="6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User gains financial access and admin for their primary BU on next page load.</w:t>
            </w:r>
          </w:p>
        </w:tc>
      </w:tr>
      <w:tr>
        <w:tc>
          <w:tcPr>
            <w:tcW w:type="dxa" w:w="7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12</w:t>
            </w:r>
          </w:p>
        </w:tc>
        <w:tc>
          <w:tcPr>
            <w:tcW w:type="dxa" w:w="14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Roles</w:t>
            </w:r>
          </w:p>
        </w:tc>
        <w:tc>
          <w:tcPr>
            <w:tcW w:type="dxa" w:w="534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AA adds AA to a user.</w:t>
            </w:r>
          </w:p>
        </w:tc>
        <w:tc>
          <w:tcPr>
            <w:tcW w:type="dxa" w:w="6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Financial access toggle appears. Off by default. AA must explicitly enable financial visibility.</w:t>
            </w:r>
          </w:p>
        </w:tc>
      </w:tr>
      <w:tr>
        <w:tc>
          <w:tcPr>
            <w:tcW w:type="dxa" w:w="7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13</w:t>
            </w:r>
          </w:p>
        </w:tc>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Roles</w:t>
            </w:r>
          </w:p>
        </w:tc>
        <w:tc>
          <w:tcPr>
            <w:tcW w:type="dxa" w:w="534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AA enables financial access on an AA user.</w:t>
            </w:r>
          </w:p>
        </w:tc>
        <w:tc>
          <w:tcPr>
            <w:tcW w:type="dxa" w:w="6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Toggle turns on. That AA can now see financial data platform-wide.</w:t>
            </w:r>
          </w:p>
        </w:tc>
      </w:tr>
      <w:tr>
        <w:tc>
          <w:tcPr>
            <w:tcW w:type="dxa" w:w="7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14</w:t>
            </w:r>
          </w:p>
        </w:tc>
        <w:tc>
          <w:tcPr>
            <w:tcW w:type="dxa" w:w="14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Roles</w:t>
            </w:r>
          </w:p>
        </w:tc>
        <w:tc>
          <w:tcPr>
            <w:tcW w:type="dxa" w:w="534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AA tries to remove all roles from a user.</w:t>
            </w:r>
          </w:p>
        </w:tc>
        <w:tc>
          <w:tcPr>
            <w:tcW w:type="dxa" w:w="6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Prevented. User snaps back to [IC]. Must always have at least one role.</w:t>
            </w:r>
          </w:p>
        </w:tc>
      </w:tr>
      <w:tr>
        <w:tc>
          <w:tcPr>
            <w:tcW w:type="dxa" w:w="7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15</w:t>
            </w:r>
          </w:p>
        </w:tc>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Roles</w:t>
            </w:r>
          </w:p>
        </w:tc>
        <w:tc>
          <w:tcPr>
            <w:tcW w:type="dxa" w:w="534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AA assigns roles [IC, PM, AC, BUL] to one user.</w:t>
            </w:r>
          </w:p>
        </w:tc>
        <w:tc>
          <w:tcPr>
            <w:tcW w:type="dxa" w:w="6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All checkboxes selected. Managed Accounts section appears (AC). Effective line shows all four badges.</w:t>
            </w:r>
          </w:p>
        </w:tc>
      </w:tr>
      <w:tr>
        <w:tc>
          <w:tcPr>
            <w:tcW w:type="dxa" w:w="7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16</w:t>
            </w:r>
          </w:p>
        </w:tc>
        <w:tc>
          <w:tcPr>
            <w:tcW w:type="dxa" w:w="14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Roles</w:t>
            </w:r>
          </w:p>
        </w:tc>
        <w:tc>
          <w:tcPr>
            <w:tcW w:type="dxa" w:w="534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AA changes a user’s primary BU.</w:t>
            </w:r>
          </w:p>
        </w:tc>
        <w:tc>
          <w:tcPr>
            <w:tcW w:type="dxa" w:w="6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Dropdown updated. If user holds BUL, their BU-scoped visibility shifts to new BU on save.</w:t>
            </w:r>
          </w:p>
        </w:tc>
      </w:tr>
      <w:tr>
        <w:tc>
          <w:tcPr>
            <w:tcW w:type="dxa" w:w="7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17</w:t>
            </w:r>
          </w:p>
        </w:tc>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Users</w:t>
            </w:r>
          </w:p>
        </w:tc>
        <w:tc>
          <w:tcPr>
            <w:tcW w:type="dxa" w:w="534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AA deactivates a user.</w:t>
            </w:r>
          </w:p>
        </w:tc>
        <w:tc>
          <w:tcPr>
            <w:tcW w:type="dxa" w:w="6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User cannot log in. Historical data preserved. Status dot turns gray.</w:t>
            </w:r>
          </w:p>
        </w:tc>
      </w:tr>
      <w:tr>
        <w:tc>
          <w:tcPr>
            <w:tcW w:type="dxa" w:w="7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18</w:t>
            </w:r>
          </w:p>
        </w:tc>
        <w:tc>
          <w:tcPr>
            <w:tcW w:type="dxa" w:w="14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Users</w:t>
            </w:r>
          </w:p>
        </w:tc>
        <w:tc>
          <w:tcPr>
            <w:tcW w:type="dxa" w:w="534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AA reactivates a user.</w:t>
            </w:r>
          </w:p>
        </w:tc>
        <w:tc>
          <w:tcPr>
            <w:tcW w:type="dxa" w:w="6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User can log in again. Previous roles and assignments restored.</w:t>
            </w:r>
          </w:p>
        </w:tc>
      </w:tr>
      <w:tr>
        <w:tc>
          <w:tcPr>
            <w:tcW w:type="dxa" w:w="7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19</w:t>
            </w:r>
          </w:p>
        </w:tc>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Invite</w:t>
            </w:r>
          </w:p>
        </w:tc>
        <w:tc>
          <w:tcPr>
            <w:tcW w:type="dxa" w:w="534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AA clicks “Invite user”.</w:t>
            </w:r>
          </w:p>
        </w:tc>
        <w:tc>
          <w:tcPr>
            <w:tcW w:type="dxa" w:w="6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Inline form: email, BU assignment, send button. Note: “New users start with IC role.”</w:t>
            </w:r>
          </w:p>
        </w:tc>
      </w:tr>
      <w:tr>
        <w:tc>
          <w:tcPr>
            <w:tcW w:type="dxa" w:w="7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20</w:t>
            </w:r>
          </w:p>
        </w:tc>
        <w:tc>
          <w:tcPr>
            <w:tcW w:type="dxa" w:w="14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BUs</w:t>
            </w:r>
          </w:p>
        </w:tc>
        <w:tc>
          <w:tcPr>
            <w:tcW w:type="dxa" w:w="534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AA opens Business Units tab.</w:t>
            </w:r>
          </w:p>
        </w:tc>
        <w:tc>
          <w:tcPr>
            <w:tcW w:type="dxa" w:w="6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Lists all BUs with user count, BUL name (or “Unassigned”), activate/deactivate.</w:t>
            </w:r>
          </w:p>
        </w:tc>
      </w:tr>
      <w:tr>
        <w:tc>
          <w:tcPr>
            <w:tcW w:type="dxa" w:w="7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21</w:t>
            </w:r>
          </w:p>
        </w:tc>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BUs</w:t>
            </w:r>
          </w:p>
        </w:tc>
        <w:tc>
          <w:tcPr>
            <w:tcW w:type="dxa" w:w="534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AA adds a new BU.</w:t>
            </w:r>
          </w:p>
        </w:tc>
        <w:tc>
          <w:tcPr>
            <w:tcW w:type="dxa" w:w="6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Inline form: code + name. After creation, BU appears in all dropdowns.</w:t>
            </w:r>
          </w:p>
        </w:tc>
      </w:tr>
      <w:tr>
        <w:tc>
          <w:tcPr>
            <w:tcW w:type="dxa" w:w="7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22</w:t>
            </w:r>
          </w:p>
        </w:tc>
        <w:tc>
          <w:tcPr>
            <w:tcW w:type="dxa" w:w="14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BUs</w:t>
            </w:r>
          </w:p>
        </w:tc>
        <w:tc>
          <w:tcPr>
            <w:tcW w:type="dxa" w:w="534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AA deactivates a BU.</w:t>
            </w:r>
          </w:p>
        </w:tc>
        <w:tc>
          <w:tcPr>
            <w:tcW w:type="dxa" w:w="6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BU no longer in dropdowns for new assignments. Existing users tagged with it retain the label.</w:t>
            </w:r>
          </w:p>
        </w:tc>
      </w:tr>
      <w:tr>
        <w:tc>
          <w:tcPr>
            <w:tcW w:type="dxa" w:w="7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23</w:t>
            </w:r>
          </w:p>
        </w:tc>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Accounts</w:t>
            </w:r>
          </w:p>
        </w:tc>
        <w:tc>
          <w:tcPr>
            <w:tcW w:type="dxa" w:w="534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AA opens Accounts tab.</w:t>
            </w:r>
          </w:p>
        </w:tc>
        <w:tc>
          <w:tcPr>
            <w:tcW w:type="dxa" w:w="6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Lists all Accounts with assigned ACs shown as pills. “None assigned” in amber if no AC.</w:t>
            </w:r>
          </w:p>
        </w:tc>
      </w:tr>
      <w:tr>
        <w:tc>
          <w:tcPr>
            <w:tcW w:type="dxa" w:w="7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24</w:t>
            </w:r>
          </w:p>
        </w:tc>
        <w:tc>
          <w:tcPr>
            <w:tcW w:type="dxa" w:w="14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Accounts</w:t>
            </w:r>
          </w:p>
        </w:tc>
        <w:tc>
          <w:tcPr>
            <w:tcW w:type="dxa" w:w="534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AA adds a new Account.</w:t>
            </w:r>
          </w:p>
        </w:tc>
        <w:tc>
          <w:tcPr>
            <w:tcW w:type="dxa" w:w="6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Inline form: name + code. Available for project creation and AC assignment.</w:t>
            </w:r>
          </w:p>
        </w:tc>
      </w:tr>
      <w:tr>
        <w:tc>
          <w:tcPr>
            <w:tcW w:type="dxa" w:w="7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25</w:t>
            </w:r>
          </w:p>
        </w:tc>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Accounts</w:t>
            </w:r>
          </w:p>
        </w:tc>
        <w:tc>
          <w:tcPr>
            <w:tcW w:type="dxa" w:w="534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AA deactivates an Account.</w:t>
            </w:r>
          </w:p>
        </w:tc>
        <w:tc>
          <w:tcPr>
            <w:tcW w:type="dxa" w:w="6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Account no longer available for new projects. Existing projects on it unaffected.</w:t>
            </w:r>
          </w:p>
        </w:tc>
      </w:tr>
      <w:tr>
        <w:tc>
          <w:tcPr>
            <w:tcW w:type="dxa" w:w="7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26</w:t>
            </w:r>
          </w:p>
        </w:tc>
        <w:tc>
          <w:tcPr>
            <w:tcW w:type="dxa" w:w="14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Domains</w:t>
            </w:r>
          </w:p>
        </w:tc>
        <w:tc>
          <w:tcPr>
            <w:tcW w:type="dxa" w:w="534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AA opens Email Domains tab.</w:t>
            </w:r>
          </w:p>
        </w:tc>
        <w:tc>
          <w:tcPr>
            <w:tcW w:type="dxa" w:w="6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Lists whitelisted domains with active user count per domain.</w:t>
            </w:r>
          </w:p>
        </w:tc>
      </w:tr>
      <w:tr>
        <w:tc>
          <w:tcPr>
            <w:tcW w:type="dxa" w:w="7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27</w:t>
            </w:r>
          </w:p>
        </w:tc>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Domains</w:t>
            </w:r>
          </w:p>
        </w:tc>
        <w:tc>
          <w:tcPr>
            <w:tcW w:type="dxa" w:w="534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AA adds a new domain.</w:t>
            </w:r>
          </w:p>
        </w:tc>
        <w:tc>
          <w:tcPr>
            <w:tcW w:type="dxa" w:w="6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New domain appears in list. Users with that domain can now sign up.</w:t>
            </w:r>
          </w:p>
        </w:tc>
      </w:tr>
      <w:tr>
        <w:tc>
          <w:tcPr>
            <w:tcW w:type="dxa" w:w="7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28</w:t>
            </w:r>
          </w:p>
        </w:tc>
        <w:tc>
          <w:tcPr>
            <w:tcW w:type="dxa" w:w="14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Domains</w:t>
            </w:r>
          </w:p>
        </w:tc>
        <w:tc>
          <w:tcPr>
            <w:tcW w:type="dxa" w:w="534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AA removes a domain.</w:t>
            </w:r>
          </w:p>
        </w:tc>
        <w:tc>
          <w:tcPr>
            <w:tcW w:type="dxa" w:w="6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Confirmation step. After confirming, new signups blocked. Warning: existing users NOT auto-deactivated.</w:t>
            </w:r>
          </w:p>
        </w:tc>
      </w:tr>
      <w:tr>
        <w:tc>
          <w:tcPr>
            <w:tcW w:type="dxa" w:w="7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29</w:t>
            </w:r>
          </w:p>
        </w:tc>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Domains</w:t>
            </w:r>
          </w:p>
        </w:tc>
        <w:tc>
          <w:tcPr>
            <w:tcW w:type="dxa" w:w="534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AA tries to add a domain that’s already listed.</w:t>
            </w:r>
          </w:p>
        </w:tc>
        <w:tc>
          <w:tcPr>
            <w:tcW w:type="dxa" w:w="6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Domain is not duplicated. No error, just no-op.</w:t>
            </w:r>
          </w:p>
        </w:tc>
      </w:tr>
      <w:tr>
        <w:tc>
          <w:tcPr>
            <w:tcW w:type="dxa" w:w="7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30</w:t>
            </w:r>
          </w:p>
        </w:tc>
        <w:tc>
          <w:tcPr>
            <w:tcW w:type="dxa" w:w="14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Hours</w:t>
            </w:r>
          </w:p>
        </w:tc>
        <w:tc>
          <w:tcPr>
            <w:tcW w:type="dxa" w:w="534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AA without IC role tries to log hours.</w:t>
            </w:r>
          </w:p>
        </w:tc>
        <w:tc>
          <w:tcPr>
            <w:tcW w:type="dxa" w:w="6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Denied. Hour-logging requires IC in the role set.</w:t>
            </w:r>
          </w:p>
        </w:tc>
      </w:tr>
      <w:tr>
        <w:tc>
          <w:tcPr>
            <w:tcW w:type="dxa" w:w="7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31</w:t>
            </w:r>
          </w:p>
        </w:tc>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Hours</w:t>
            </w:r>
          </w:p>
        </w:tc>
        <w:tc>
          <w:tcPr>
            <w:tcW w:type="dxa" w:w="534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AA views hours grid on any project.</w:t>
            </w:r>
          </w:p>
        </w:tc>
        <w:tc>
          <w:tcPr>
            <w:tcW w:type="dxa" w:w="6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Full grid visible. Cannot edit unless also holding PM, AC, or BUL.</w:t>
            </w:r>
          </w:p>
        </w:tc>
      </w:tr>
    </w:tbl>
    <w:p>
      <w:r>
        <w:br w:type="page"/>
      </w:r>
    </w:p>
    <w:p>
      <w:pPr>
        <w:pStyle w:val="Heading1"/>
      </w:pPr>
      <w:r>
        <w:rPr>
          <w:rFonts w:ascii="Arial" w:cs="Arial" w:eastAsia="Arial" w:hAnsi="Arial"/>
        </w:rPr>
        <w:t xml:space="preserve">7. Multi-Role Combinations</w:t>
      </w:r>
    </w:p>
    <w:p>
      <w:pPr>
        <w:spacing w:after="120"/>
      </w:pPr>
      <w:r>
        <w:rPr>
          <w:rFonts w:ascii="Arial" w:cs="Arial" w:eastAsia="Arial" w:hAnsi="Arial"/>
          <w:sz w:val="21"/>
          <w:szCs w:val="21"/>
        </w:rPr>
        <w:t xml:space="preserve">29 test cases. Covers IC+PM, PM+AC, IC+PM+AC, IC+PM+BUL, IC+AC, AA+IC, PM+AC+BUL, and dynamic role changes at runtime. Every case verifies additive capability merging and adaptive dashboard rendering.</w:t>
      </w:r>
    </w:p>
    <w:p>
      <w:pPr>
        <w:spacing w:after="200"/>
      </w:pPr>
    </w:p>
    <w:tbl>
      <w:tblPr>
        <w:tblW w:type="dxa" w:w="13440"/>
        <w:tblBorders>
          <w:top w:val="single" w:color="auto" w:sz="4"/>
          <w:left w:val="single" w:color="auto" w:sz="4"/>
          <w:bottom w:val="single" w:color="auto" w:sz="4"/>
          <w:right w:val="single" w:color="auto" w:sz="4"/>
          <w:insideH w:val="single" w:color="auto" w:sz="4"/>
          <w:insideV w:val="single" w:color="auto" w:sz="4"/>
        </w:tblBorders>
      </w:tblPr>
      <w:tblGrid>
        <w:gridCol w:w="700"/>
        <w:gridCol w:w="1400"/>
        <w:gridCol w:w="5340"/>
        <w:gridCol w:w="6000"/>
      </w:tblGrid>
      <w:tr>
        <w:tc>
          <w:tcPr>
            <w:tcW w:type="dxa" w:w="7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w:t>
            </w:r>
          </w:p>
        </w:tc>
        <w:tc>
          <w:tcPr>
            <w:tcW w:type="dxa" w:w="14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Area</w:t>
            </w:r>
          </w:p>
        </w:tc>
        <w:tc>
          <w:tcPr>
            <w:tcW w:type="dxa" w:w="534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User Action / Scenario</w:t>
            </w:r>
          </w:p>
        </w:tc>
        <w:tc>
          <w:tcPr>
            <w:tcW w:type="dxa" w:w="60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Expected Application Behaviour</w:t>
            </w:r>
          </w:p>
        </w:tc>
      </w:tr>
      <w:tr>
        <w:tc>
          <w:tcPr>
            <w:tcW w:type="dxa" w:w="7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1</w:t>
            </w:r>
          </w:p>
        </w:tc>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IC + PM</w:t>
            </w:r>
          </w:p>
        </w:tc>
        <w:tc>
          <w:tcPr>
            <w:tcW w:type="dxa" w:w="534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User logs in.</w:t>
            </w:r>
          </w:p>
        </w:tc>
        <w:tc>
          <w:tcPr>
            <w:tcW w:type="dxa" w:w="6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Dashboard: “Project health” (PM) and “My hours” (IC) sections on one page. No role switching UI.</w:t>
            </w:r>
          </w:p>
        </w:tc>
      </w:tr>
      <w:tr>
        <w:tc>
          <w:tcPr>
            <w:tcW w:type="dxa" w:w="7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2</w:t>
            </w:r>
          </w:p>
        </w:tc>
        <w:tc>
          <w:tcPr>
            <w:tcW w:type="dxa" w:w="14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IC + PM</w:t>
            </w:r>
          </w:p>
        </w:tc>
        <w:tc>
          <w:tcPr>
            <w:tcW w:type="dxa" w:w="534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User opens a project they manage.</w:t>
            </w:r>
          </w:p>
        </w:tc>
        <w:tc>
          <w:tcPr>
            <w:tcW w:type="dxa" w:w="6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Full hours grid (PM) with own row editable for actuals (IC). Both work simultaneously.</w:t>
            </w:r>
          </w:p>
        </w:tc>
      </w:tr>
      <w:tr>
        <w:tc>
          <w:tcPr>
            <w:tcW w:type="dxa" w:w="7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3</w:t>
            </w:r>
          </w:p>
        </w:tc>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IC + PM</w:t>
            </w:r>
          </w:p>
        </w:tc>
        <w:tc>
          <w:tcPr>
            <w:tcW w:type="dxa" w:w="534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User creates a project and assigns themselves.</w:t>
            </w:r>
          </w:p>
        </w:tc>
        <w:tc>
          <w:tcPr>
            <w:tcW w:type="dxa" w:w="6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Project created (PM). Own row in grid. Can log hours (IC) and manage all rows (PM).</w:t>
            </w:r>
          </w:p>
        </w:tc>
      </w:tr>
      <w:tr>
        <w:tc>
          <w:tcPr>
            <w:tcW w:type="dxa" w:w="7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4</w:t>
            </w:r>
          </w:p>
        </w:tc>
        <w:tc>
          <w:tcPr>
            <w:tcW w:type="dxa" w:w="14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IC + PM</w:t>
            </w:r>
          </w:p>
        </w:tc>
        <w:tc>
          <w:tcPr>
            <w:tcW w:type="dxa" w:w="534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User inspects API response.</w:t>
            </w:r>
          </w:p>
        </w:tc>
        <w:tc>
          <w:tcPr>
            <w:tcW w:type="dxa" w:w="6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Bill rates present. Cost rates, margins absent. Neither IC nor PM grants financial access.</w:t>
            </w:r>
          </w:p>
        </w:tc>
      </w:tr>
      <w:tr>
        <w:tc>
          <w:tcPr>
            <w:tcW w:type="dxa" w:w="7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5</w:t>
            </w:r>
          </w:p>
        </w:tc>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IC + PM</w:t>
            </w:r>
          </w:p>
        </w:tc>
        <w:tc>
          <w:tcPr>
            <w:tcW w:type="dxa" w:w="534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PM role removed by AA, leaving IC only.</w:t>
            </w:r>
          </w:p>
        </w:tc>
        <w:tc>
          <w:tcPr>
            <w:tcW w:type="dxa" w:w="6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On next load, project management tools disappear. Only own row visible.</w:t>
            </w:r>
          </w:p>
        </w:tc>
      </w:tr>
      <w:tr>
        <w:tc>
          <w:tcPr>
            <w:tcW w:type="dxa" w:w="7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6</w:t>
            </w:r>
          </w:p>
        </w:tc>
        <w:tc>
          <w:tcPr>
            <w:tcW w:type="dxa" w:w="14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PM + AC</w:t>
            </w:r>
          </w:p>
        </w:tc>
        <w:tc>
          <w:tcPr>
            <w:tcW w:type="dxa" w:w="534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User views project list.</w:t>
            </w:r>
          </w:p>
        </w:tc>
        <w:tc>
          <w:tcPr>
            <w:tcW w:type="dxa" w:w="6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Union of: assigned PM projects + all Account-scoped projects. Deduplicated.</w:t>
            </w:r>
          </w:p>
        </w:tc>
      </w:tr>
      <w:tr>
        <w:tc>
          <w:tcPr>
            <w:tcW w:type="dxa" w:w="7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7</w:t>
            </w:r>
          </w:p>
        </w:tc>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PM + AC</w:t>
            </w:r>
          </w:p>
        </w:tc>
        <w:tc>
          <w:tcPr>
            <w:tcW w:type="dxa" w:w="534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User opens a project on their Account.</w:t>
            </w:r>
          </w:p>
        </w:tc>
        <w:tc>
          <w:tcPr>
            <w:tcW w:type="dxa" w:w="6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Full financials (AC) + project management tools (PM).</w:t>
            </w:r>
          </w:p>
        </w:tc>
      </w:tr>
      <w:tr>
        <w:tc>
          <w:tcPr>
            <w:tcW w:type="dxa" w:w="7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8</w:t>
            </w:r>
          </w:p>
        </w:tc>
        <w:tc>
          <w:tcPr>
            <w:tcW w:type="dxa" w:w="14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PM + AC</w:t>
            </w:r>
          </w:p>
        </w:tc>
        <w:tc>
          <w:tcPr>
            <w:tcW w:type="dxa" w:w="534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User opens a PM project NOT on their Account.</w:t>
            </w:r>
          </w:p>
        </w:tc>
        <w:tc>
          <w:tcPr>
            <w:tcW w:type="dxa" w:w="6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PM tools available. Financials stripped. Bill rates visible (PM grants).</w:t>
            </w:r>
          </w:p>
        </w:tc>
      </w:tr>
      <w:tr>
        <w:tc>
          <w:tcPr>
            <w:tcW w:type="dxa" w:w="7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9</w:t>
            </w:r>
          </w:p>
        </w:tc>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PM + AC</w:t>
            </w:r>
          </w:p>
        </w:tc>
        <w:tc>
          <w:tcPr>
            <w:tcW w:type="dxa" w:w="534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User starts the onboarding wizard.</w:t>
            </w:r>
          </w:p>
        </w:tc>
        <w:tc>
          <w:tcPr>
            <w:tcW w:type="dxa" w:w="6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Account selector shows managed Accounts. Step 4 (Financial Setup) is visible.</w:t>
            </w:r>
          </w:p>
        </w:tc>
      </w:tr>
      <w:tr>
        <w:tc>
          <w:tcPr>
            <w:tcW w:type="dxa" w:w="7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10</w:t>
            </w:r>
          </w:p>
        </w:tc>
        <w:tc>
          <w:tcPr>
            <w:tcW w:type="dxa" w:w="14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PM + AC</w:t>
            </w:r>
          </w:p>
        </w:tc>
        <w:tc>
          <w:tcPr>
            <w:tcW w:type="dxa" w:w="534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User exports project on their Account.</w:t>
            </w:r>
          </w:p>
        </w:tc>
        <w:tc>
          <w:tcPr>
            <w:tcW w:type="dxa" w:w="6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Export includes full financials.</w:t>
            </w:r>
          </w:p>
        </w:tc>
      </w:tr>
      <w:tr>
        <w:tc>
          <w:tcPr>
            <w:tcW w:type="dxa" w:w="7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11</w:t>
            </w:r>
          </w:p>
        </w:tc>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PM + AC</w:t>
            </w:r>
          </w:p>
        </w:tc>
        <w:tc>
          <w:tcPr>
            <w:tcW w:type="dxa" w:w="534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User exports a non-Account PM project.</w:t>
            </w:r>
          </w:p>
        </w:tc>
        <w:tc>
          <w:tcPr>
            <w:tcW w:type="dxa" w:w="6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Export includes hours. Financials omitted.</w:t>
            </w:r>
          </w:p>
        </w:tc>
      </w:tr>
      <w:tr>
        <w:tc>
          <w:tcPr>
            <w:tcW w:type="dxa" w:w="7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12</w:t>
            </w:r>
          </w:p>
        </w:tc>
        <w:tc>
          <w:tcPr>
            <w:tcW w:type="dxa" w:w="14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IC+PM+AC</w:t>
            </w:r>
          </w:p>
        </w:tc>
        <w:tc>
          <w:tcPr>
            <w:tcW w:type="dxa" w:w="534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User logs in.</w:t>
            </w:r>
          </w:p>
        </w:tc>
        <w:tc>
          <w:tcPr>
            <w:tcW w:type="dxa" w:w="6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Dashboard: “Account overview” (AC), “Project health” (PM), “My hours” (IC) — all on one page.</w:t>
            </w:r>
          </w:p>
        </w:tc>
      </w:tr>
      <w:tr>
        <w:tc>
          <w:tcPr>
            <w:tcW w:type="dxa" w:w="7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13</w:t>
            </w:r>
          </w:p>
        </w:tc>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IC+PM+AC</w:t>
            </w:r>
          </w:p>
        </w:tc>
        <w:tc>
          <w:tcPr>
            <w:tcW w:type="dxa" w:w="534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User opens Account project where they are a resource.</w:t>
            </w:r>
          </w:p>
        </w:tc>
        <w:tc>
          <w:tcPr>
            <w:tcW w:type="dxa" w:w="6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Full financials (AC), full grid management (PM), own actuals editable (IC).</w:t>
            </w:r>
          </w:p>
        </w:tc>
      </w:tr>
      <w:tr>
        <w:tc>
          <w:tcPr>
            <w:tcW w:type="dxa" w:w="7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14</w:t>
            </w:r>
          </w:p>
        </w:tc>
        <w:tc>
          <w:tcPr>
            <w:tcW w:type="dxa" w:w="14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IC+PM+BUL</w:t>
            </w:r>
          </w:p>
        </w:tc>
        <w:tc>
          <w:tcPr>
            <w:tcW w:type="dxa" w:w="534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User logs in.</w:t>
            </w:r>
          </w:p>
        </w:tc>
        <w:tc>
          <w:tcPr>
            <w:tcW w:type="dxa" w:w="6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Dashboard: “BU overview” with health check (BUL), “Project health” (PM), “My hours” (IC).</w:t>
            </w:r>
          </w:p>
        </w:tc>
      </w:tr>
      <w:tr>
        <w:tc>
          <w:tcPr>
            <w:tcW w:type="dxa" w:w="7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15</w:t>
            </w:r>
          </w:p>
        </w:tc>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IC+PM+BUL</w:t>
            </w:r>
          </w:p>
        </w:tc>
        <w:tc>
          <w:tcPr>
            <w:tcW w:type="dxa" w:w="534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User views project list.</w:t>
            </w:r>
          </w:p>
        </w:tc>
        <w:tc>
          <w:tcPr>
            <w:tcW w:type="dxa" w:w="6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All BU projects + shared (BUL) + assigned outside BU (PM/IC). Union.</w:t>
            </w:r>
          </w:p>
        </w:tc>
      </w:tr>
      <w:tr>
        <w:tc>
          <w:tcPr>
            <w:tcW w:type="dxa" w:w="7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16</w:t>
            </w:r>
          </w:p>
        </w:tc>
        <w:tc>
          <w:tcPr>
            <w:tcW w:type="dxa" w:w="14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IC+PM+BUL</w:t>
            </w:r>
          </w:p>
        </w:tc>
        <w:tc>
          <w:tcPr>
            <w:tcW w:type="dxa" w:w="534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User views BU project financials.</w:t>
            </w:r>
          </w:p>
        </w:tc>
        <w:tc>
          <w:tcPr>
            <w:tcW w:type="dxa" w:w="6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Full financials (BUL). Also sees burn chart (PM) and own hours (IC).</w:t>
            </w:r>
          </w:p>
        </w:tc>
      </w:tr>
      <w:tr>
        <w:tc>
          <w:tcPr>
            <w:tcW w:type="dxa" w:w="7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17</w:t>
            </w:r>
          </w:p>
        </w:tc>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IC+PM+BUL</w:t>
            </w:r>
          </w:p>
        </w:tc>
        <w:tc>
          <w:tcPr>
            <w:tcW w:type="dxa" w:w="534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User views non-BU assigned project.</w:t>
            </w:r>
          </w:p>
        </w:tc>
        <w:tc>
          <w:tcPr>
            <w:tcW w:type="dxa" w:w="6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PM tools. Financials stripped (BUL scope doesn’t cover). Can log own hours (IC).</w:t>
            </w:r>
          </w:p>
        </w:tc>
      </w:tr>
      <w:tr>
        <w:tc>
          <w:tcPr>
            <w:tcW w:type="dxa" w:w="7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18</w:t>
            </w:r>
          </w:p>
        </w:tc>
        <w:tc>
          <w:tcPr>
            <w:tcW w:type="dxa" w:w="14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IC + AC</w:t>
            </w:r>
          </w:p>
        </w:tc>
        <w:tc>
          <w:tcPr>
            <w:tcW w:type="dxa" w:w="534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User opens Account project.</w:t>
            </w:r>
          </w:p>
        </w:tc>
        <w:tc>
          <w:tcPr>
            <w:tcW w:type="dxa" w:w="6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Full financials (AC). Own row editable (IC). Cannot manage others’ hours (no PM).</w:t>
            </w:r>
          </w:p>
        </w:tc>
      </w:tr>
      <w:tr>
        <w:tc>
          <w:tcPr>
            <w:tcW w:type="dxa" w:w="7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19</w:t>
            </w:r>
          </w:p>
        </w:tc>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IC + AC</w:t>
            </w:r>
          </w:p>
        </w:tc>
        <w:tc>
          <w:tcPr>
            <w:tcW w:type="dxa" w:w="534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User tries to edit another’s actuals.</w:t>
            </w:r>
          </w:p>
        </w:tc>
        <w:tc>
          <w:tcPr>
            <w:tcW w:type="dxa" w:w="6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Denied. IC = own row only. AC doesn’t grant hour management.</w:t>
            </w:r>
          </w:p>
        </w:tc>
      </w:tr>
      <w:tr>
        <w:tc>
          <w:tcPr>
            <w:tcW w:type="dxa" w:w="7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20</w:t>
            </w:r>
          </w:p>
        </w:tc>
        <w:tc>
          <w:tcPr>
            <w:tcW w:type="dxa" w:w="14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AA + IC</w:t>
            </w:r>
          </w:p>
        </w:tc>
        <w:tc>
          <w:tcPr>
            <w:tcW w:type="dxa" w:w="534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User logs in.</w:t>
            </w:r>
          </w:p>
        </w:tc>
        <w:tc>
          <w:tcPr>
            <w:tcW w:type="dxa" w:w="6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Dashboard: “Platform admin” (AA) + “My hours” (IC).</w:t>
            </w:r>
          </w:p>
        </w:tc>
      </w:tr>
      <w:tr>
        <w:tc>
          <w:tcPr>
            <w:tcW w:type="dxa" w:w="7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21</w:t>
            </w:r>
          </w:p>
        </w:tc>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AA + IC</w:t>
            </w:r>
          </w:p>
        </w:tc>
        <w:tc>
          <w:tcPr>
            <w:tcW w:type="dxa" w:w="534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User logs hours on a project.</w:t>
            </w:r>
          </w:p>
        </w:tc>
        <w:tc>
          <w:tcPr>
            <w:tcW w:type="dxa" w:w="6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Works (IC). Financials visible only if AA has financial_access flag.</w:t>
            </w:r>
          </w:p>
        </w:tc>
      </w:tr>
      <w:tr>
        <w:tc>
          <w:tcPr>
            <w:tcW w:type="dxa" w:w="7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22</w:t>
            </w:r>
          </w:p>
        </w:tc>
        <w:tc>
          <w:tcPr>
            <w:tcW w:type="dxa" w:w="14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AA + IC</w:t>
            </w:r>
          </w:p>
        </w:tc>
        <w:tc>
          <w:tcPr>
            <w:tcW w:type="dxa" w:w="534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User tries to manage planned hours.</w:t>
            </w:r>
          </w:p>
        </w:tc>
        <w:tc>
          <w:tcPr>
            <w:tcW w:type="dxa" w:w="6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Denied. Neither AA nor IC grants this.</w:t>
            </w:r>
          </w:p>
        </w:tc>
      </w:tr>
      <w:tr>
        <w:tc>
          <w:tcPr>
            <w:tcW w:type="dxa" w:w="7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23</w:t>
            </w:r>
          </w:p>
        </w:tc>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PM+AC+BUL</w:t>
            </w:r>
          </w:p>
        </w:tc>
        <w:tc>
          <w:tcPr>
            <w:tcW w:type="dxa" w:w="534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User views project list.</w:t>
            </w:r>
          </w:p>
        </w:tc>
        <w:tc>
          <w:tcPr>
            <w:tcW w:type="dxa" w:w="6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Union of BU + Account + assigned projects.</w:t>
            </w:r>
          </w:p>
        </w:tc>
      </w:tr>
      <w:tr>
        <w:tc>
          <w:tcPr>
            <w:tcW w:type="dxa" w:w="7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24</w:t>
            </w:r>
          </w:p>
        </w:tc>
        <w:tc>
          <w:tcPr>
            <w:tcW w:type="dxa" w:w="14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PM+AC+BUL</w:t>
            </w:r>
          </w:p>
        </w:tc>
        <w:tc>
          <w:tcPr>
            <w:tcW w:type="dxa" w:w="534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Project on their Account AND in their BU.</w:t>
            </w:r>
          </w:p>
        </w:tc>
        <w:tc>
          <w:tcPr>
            <w:tcW w:type="dxa" w:w="6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Full financials via both paths. No duplication.</w:t>
            </w:r>
          </w:p>
        </w:tc>
      </w:tr>
      <w:tr>
        <w:tc>
          <w:tcPr>
            <w:tcW w:type="dxa" w:w="7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25</w:t>
            </w:r>
          </w:p>
        </w:tc>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PM+AC+BUL</w:t>
            </w:r>
          </w:p>
        </w:tc>
        <w:tc>
          <w:tcPr>
            <w:tcW w:type="dxa" w:w="534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Project on Account but different BU.</w:t>
            </w:r>
          </w:p>
        </w:tc>
        <w:tc>
          <w:tcPr>
            <w:tcW w:type="dxa" w:w="6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Financials via AC scope.</w:t>
            </w:r>
          </w:p>
        </w:tc>
      </w:tr>
      <w:tr>
        <w:tc>
          <w:tcPr>
            <w:tcW w:type="dxa" w:w="7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26</w:t>
            </w:r>
          </w:p>
        </w:tc>
        <w:tc>
          <w:tcPr>
            <w:tcW w:type="dxa" w:w="14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PM+AC+BUL</w:t>
            </w:r>
          </w:p>
        </w:tc>
        <w:tc>
          <w:tcPr>
            <w:tcW w:type="dxa" w:w="534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Project in BU but not on Account.</w:t>
            </w:r>
          </w:p>
        </w:tc>
        <w:tc>
          <w:tcPr>
            <w:tcW w:type="dxa" w:w="6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Financials via BUL scope.</w:t>
            </w:r>
          </w:p>
        </w:tc>
      </w:tr>
      <w:tr>
        <w:tc>
          <w:tcPr>
            <w:tcW w:type="dxa" w:w="7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27</w:t>
            </w:r>
          </w:p>
        </w:tc>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Dynamic</w:t>
            </w:r>
          </w:p>
        </w:tc>
        <w:tc>
          <w:tcPr>
            <w:tcW w:type="dxa" w:w="534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AA adds AC to PM+IC user and links to an Account.</w:t>
            </w:r>
          </w:p>
        </w:tc>
        <w:tc>
          <w:tcPr>
            <w:tcW w:type="dxa" w:w="6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On next load: “Account overview” section appears. Financials visible on that Account’s projects.</w:t>
            </w:r>
          </w:p>
        </w:tc>
      </w:tr>
      <w:tr>
        <w:tc>
          <w:tcPr>
            <w:tcW w:type="dxa" w:w="7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28</w:t>
            </w:r>
          </w:p>
        </w:tc>
        <w:tc>
          <w:tcPr>
            <w:tcW w:type="dxa" w:w="14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Dynamic</w:t>
            </w:r>
          </w:p>
        </w:tc>
        <w:tc>
          <w:tcPr>
            <w:tcW w:type="dxa" w:w="534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AA removes BUL from PM+IC+BUL user.</w:t>
            </w:r>
          </w:p>
        </w:tc>
        <w:tc>
          <w:tcPr>
            <w:tcW w:type="dxa" w:w="6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“BU overview” disappears. BU financials gone. PM and IC remain.</w:t>
            </w:r>
          </w:p>
        </w:tc>
      </w:tr>
      <w:tr>
        <w:tc>
          <w:tcPr>
            <w:tcW w:type="dxa" w:w="7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29</w:t>
            </w:r>
          </w:p>
        </w:tc>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Dynamic</w:t>
            </w:r>
          </w:p>
        </w:tc>
        <w:tc>
          <w:tcPr>
            <w:tcW w:type="dxa" w:w="534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AA adds IC to standalone AA user.</w:t>
            </w:r>
          </w:p>
        </w:tc>
        <w:tc>
          <w:tcPr>
            <w:tcW w:type="dxa" w:w="6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“My hours” appears. User can be assigned to projects and log hours.</w:t>
            </w:r>
          </w:p>
        </w:tc>
      </w:tr>
    </w:tbl>
    <w:p>
      <w:r>
        <w:br w:type="page"/>
      </w:r>
    </w:p>
    <w:p>
      <w:pPr>
        <w:pStyle w:val="Heading1"/>
      </w:pPr>
      <w:r>
        <w:rPr>
          <w:rFonts w:ascii="Arial" w:cs="Arial" w:eastAsia="Arial" w:hAnsi="Arial"/>
        </w:rPr>
        <w:t xml:space="preserve">8. Project Onboarding Wizard</w:t>
      </w:r>
    </w:p>
    <w:p>
      <w:pPr>
        <w:spacing w:after="120"/>
      </w:pPr>
      <w:r>
        <w:rPr>
          <w:rFonts w:ascii="Arial" w:cs="Arial" w:eastAsia="Arial" w:hAnsi="Arial"/>
          <w:sz w:val="21"/>
          <w:szCs w:val="21"/>
        </w:rPr>
        <w:t xml:space="preserve">20 test cases. Covers the 5-step wizard: project details with Account selector, cross-BU resource search, planned hours grid with live totals, conditional Step 4 (financial setup with margin warnings), review &amp; launch with email notification.</w:t>
      </w:r>
    </w:p>
    <w:p>
      <w:pPr>
        <w:spacing w:after="200"/>
      </w:pPr>
    </w:p>
    <w:tbl>
      <w:tblPr>
        <w:tblW w:type="dxa" w:w="13440"/>
        <w:tblBorders>
          <w:top w:val="single" w:color="auto" w:sz="4"/>
          <w:left w:val="single" w:color="auto" w:sz="4"/>
          <w:bottom w:val="single" w:color="auto" w:sz="4"/>
          <w:right w:val="single" w:color="auto" w:sz="4"/>
          <w:insideH w:val="single" w:color="auto" w:sz="4"/>
          <w:insideV w:val="single" w:color="auto" w:sz="4"/>
        </w:tblBorders>
      </w:tblPr>
      <w:tblGrid>
        <w:gridCol w:w="700"/>
        <w:gridCol w:w="1400"/>
        <w:gridCol w:w="5340"/>
        <w:gridCol w:w="6000"/>
      </w:tblGrid>
      <w:tr>
        <w:tc>
          <w:tcPr>
            <w:tcW w:type="dxa" w:w="7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w:t>
            </w:r>
          </w:p>
        </w:tc>
        <w:tc>
          <w:tcPr>
            <w:tcW w:type="dxa" w:w="14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Area</w:t>
            </w:r>
          </w:p>
        </w:tc>
        <w:tc>
          <w:tcPr>
            <w:tcW w:type="dxa" w:w="534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User Action / Scenario</w:t>
            </w:r>
          </w:p>
        </w:tc>
        <w:tc>
          <w:tcPr>
            <w:tcW w:type="dxa" w:w="60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Expected Application Behaviour</w:t>
            </w:r>
          </w:p>
        </w:tc>
      </w:tr>
      <w:tr>
        <w:tc>
          <w:tcPr>
            <w:tcW w:type="dxa" w:w="7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1</w:t>
            </w:r>
          </w:p>
        </w:tc>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Step 1</w:t>
            </w:r>
          </w:p>
        </w:tc>
        <w:tc>
          <w:tcPr>
            <w:tcW w:type="dxa" w:w="534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User enters project name, selects Account, sets dates.</w:t>
            </w:r>
          </w:p>
        </w:tc>
        <w:tc>
          <w:tcPr>
            <w:tcW w:type="dxa" w:w="6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Continue button becomes enabled. Project code auto-generates.</w:t>
            </w:r>
          </w:p>
        </w:tc>
      </w:tr>
      <w:tr>
        <w:tc>
          <w:tcPr>
            <w:tcW w:type="dxa" w:w="7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2</w:t>
            </w:r>
          </w:p>
        </w:tc>
        <w:tc>
          <w:tcPr>
            <w:tcW w:type="dxa" w:w="14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Step 1</w:t>
            </w:r>
          </w:p>
        </w:tc>
        <w:tc>
          <w:tcPr>
            <w:tcW w:type="dxa" w:w="534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User leaves Account selector empty.</w:t>
            </w:r>
          </w:p>
        </w:tc>
        <w:tc>
          <w:tcPr>
            <w:tcW w:type="dxa" w:w="6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Continue stays disabled.</w:t>
            </w:r>
          </w:p>
        </w:tc>
      </w:tr>
      <w:tr>
        <w:tc>
          <w:tcPr>
            <w:tcW w:type="dxa" w:w="7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3</w:t>
            </w:r>
          </w:p>
        </w:tc>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Step 1</w:t>
            </w:r>
          </w:p>
        </w:tc>
        <w:tc>
          <w:tcPr>
            <w:tcW w:type="dxa" w:w="534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PM user vs. AC user in Step 1.</w:t>
            </w:r>
          </w:p>
        </w:tc>
        <w:tc>
          <w:tcPr>
            <w:tcW w:type="dxa" w:w="6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PM sees all Accounts. AC sees only managed Accounts.</w:t>
            </w:r>
          </w:p>
        </w:tc>
      </w:tr>
      <w:tr>
        <w:tc>
          <w:tcPr>
            <w:tcW w:type="dxa" w:w="7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4</w:t>
            </w:r>
          </w:p>
        </w:tc>
        <w:tc>
          <w:tcPr>
            <w:tcW w:type="dxa" w:w="14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Step 2</w:t>
            </w:r>
          </w:p>
        </w:tc>
        <w:tc>
          <w:tcPr>
            <w:tcW w:type="dxa" w:w="534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User searches for resources.</w:t>
            </w:r>
          </w:p>
        </w:tc>
        <w:tc>
          <w:tcPr>
            <w:tcW w:type="dxa" w:w="6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Autocomplete results span all BUs. Cross-BU users show amber badge.</w:t>
            </w:r>
          </w:p>
        </w:tc>
      </w:tr>
      <w:tr>
        <w:tc>
          <w:tcPr>
            <w:tcW w:type="dxa" w:w="7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5</w:t>
            </w:r>
          </w:p>
        </w:tc>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Step 2</w:t>
            </w:r>
          </w:p>
        </w:tc>
        <w:tc>
          <w:tcPr>
            <w:tcW w:type="dxa" w:w="534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User adds a cross-BU resource.</w:t>
            </w:r>
          </w:p>
        </w:tc>
        <w:tc>
          <w:tcPr>
            <w:tcW w:type="dxa" w:w="6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Resource appears in table with cross-BU badge. Bill rate editable.</w:t>
            </w:r>
          </w:p>
        </w:tc>
      </w:tr>
      <w:tr>
        <w:tc>
          <w:tcPr>
            <w:tcW w:type="dxa" w:w="7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6</w:t>
            </w:r>
          </w:p>
        </w:tc>
        <w:tc>
          <w:tcPr>
            <w:tcW w:type="dxa" w:w="14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Step 2</w:t>
            </w:r>
          </w:p>
        </w:tc>
        <w:tc>
          <w:tcPr>
            <w:tcW w:type="dxa" w:w="534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PM user views Step 2.</w:t>
            </w:r>
          </w:p>
        </w:tc>
        <w:tc>
          <w:tcPr>
            <w:tcW w:type="dxa" w:w="6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Bill rate column visible. Cost rate column NOT rendered.</w:t>
            </w:r>
          </w:p>
        </w:tc>
      </w:tr>
      <w:tr>
        <w:tc>
          <w:tcPr>
            <w:tcW w:type="dxa" w:w="7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7</w:t>
            </w:r>
          </w:p>
        </w:tc>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Step 2</w:t>
            </w:r>
          </w:p>
        </w:tc>
        <w:tc>
          <w:tcPr>
            <w:tcW w:type="dxa" w:w="534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BUL or AC user views Step 2.</w:t>
            </w:r>
          </w:p>
        </w:tc>
        <w:tc>
          <w:tcPr>
            <w:tcW w:type="dxa" w:w="6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Both bill rate and cost rate columns visible and editable.</w:t>
            </w:r>
          </w:p>
        </w:tc>
      </w:tr>
      <w:tr>
        <w:tc>
          <w:tcPr>
            <w:tcW w:type="dxa" w:w="7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8</w:t>
            </w:r>
          </w:p>
        </w:tc>
        <w:tc>
          <w:tcPr>
            <w:tcW w:type="dxa" w:w="14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Step 2</w:t>
            </w:r>
          </w:p>
        </w:tc>
        <w:tc>
          <w:tcPr>
            <w:tcW w:type="dxa" w:w="534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User removes a resource.</w:t>
            </w:r>
          </w:p>
        </w:tc>
        <w:tc>
          <w:tcPr>
            <w:tcW w:type="dxa" w:w="6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Resource disappears from table. Hours for that resource (if any) cleared.</w:t>
            </w:r>
          </w:p>
        </w:tc>
      </w:tr>
      <w:tr>
        <w:tc>
          <w:tcPr>
            <w:tcW w:type="dxa" w:w="7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9</w:t>
            </w:r>
          </w:p>
        </w:tc>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Step 2</w:t>
            </w:r>
          </w:p>
        </w:tc>
        <w:tc>
          <w:tcPr>
            <w:tcW w:type="dxa" w:w="534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User changes project role for a resource.</w:t>
            </w:r>
          </w:p>
        </w:tc>
        <w:tc>
          <w:tcPr>
            <w:tcW w:type="dxa" w:w="6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Dropdown updates. Reflected in review step.</w:t>
            </w:r>
          </w:p>
        </w:tc>
      </w:tr>
      <w:tr>
        <w:tc>
          <w:tcPr>
            <w:tcW w:type="dxa" w:w="7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10</w:t>
            </w:r>
          </w:p>
        </w:tc>
        <w:tc>
          <w:tcPr>
            <w:tcW w:type="dxa" w:w="14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Step 3</w:t>
            </w:r>
          </w:p>
        </w:tc>
        <w:tc>
          <w:tcPr>
            <w:tcW w:type="dxa" w:w="534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User enters hours in the grid.</w:t>
            </w:r>
          </w:p>
        </w:tc>
        <w:tc>
          <w:tcPr>
            <w:tcW w:type="dxa" w:w="6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Row totals, column (weekly) totals, and grand total update in real time.</w:t>
            </w:r>
          </w:p>
        </w:tc>
      </w:tr>
      <w:tr>
        <w:tc>
          <w:tcPr>
            <w:tcW w:type="dxa" w:w="7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11</w:t>
            </w:r>
          </w:p>
        </w:tc>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Step 3</w:t>
            </w:r>
          </w:p>
        </w:tc>
        <w:tc>
          <w:tcPr>
            <w:tcW w:type="dxa" w:w="534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No resources added yet.</w:t>
            </w:r>
          </w:p>
        </w:tc>
        <w:tc>
          <w:tcPr>
            <w:tcW w:type="dxa" w:w="6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Message: “Add resources in the previous step first.”</w:t>
            </w:r>
          </w:p>
        </w:tc>
      </w:tr>
      <w:tr>
        <w:tc>
          <w:tcPr>
            <w:tcW w:type="dxa" w:w="7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12</w:t>
            </w:r>
          </w:p>
        </w:tc>
        <w:tc>
          <w:tcPr>
            <w:tcW w:type="dxa" w:w="14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Step 4</w:t>
            </w:r>
          </w:p>
        </w:tc>
        <w:tc>
          <w:tcPr>
            <w:tcW w:type="dxa" w:w="534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BUL or AC user reaches Step 4.</w:t>
            </w:r>
          </w:p>
        </w:tc>
        <w:tc>
          <w:tcPr>
            <w:tcW w:type="dxa" w:w="6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Contingency slider, calculation preview (fee, cost, contingency, adjusted total), projected margin gauge.</w:t>
            </w:r>
          </w:p>
        </w:tc>
      </w:tr>
      <w:tr>
        <w:tc>
          <w:tcPr>
            <w:tcW w:type="dxa" w:w="7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13</w:t>
            </w:r>
          </w:p>
        </w:tc>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Step 4</w:t>
            </w:r>
          </w:p>
        </w:tc>
        <w:tc>
          <w:tcPr>
            <w:tcW w:type="dxa" w:w="534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PM user.</w:t>
            </w:r>
          </w:p>
        </w:tc>
        <w:tc>
          <w:tcPr>
            <w:tcW w:type="dxa" w:w="6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Step 4 does not exist. Wizard shows 4 steps total.</w:t>
            </w:r>
          </w:p>
        </w:tc>
      </w:tr>
      <w:tr>
        <w:tc>
          <w:tcPr>
            <w:tcW w:type="dxa" w:w="7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14</w:t>
            </w:r>
          </w:p>
        </w:tc>
        <w:tc>
          <w:tcPr>
            <w:tcW w:type="dxa" w:w="14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Step 4</w:t>
            </w:r>
          </w:p>
        </w:tc>
        <w:tc>
          <w:tcPr>
            <w:tcW w:type="dxa" w:w="534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Projected margin drops below 35%.</w:t>
            </w:r>
          </w:p>
        </w:tc>
        <w:tc>
          <w:tcPr>
            <w:tcW w:type="dxa" w:w="6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Warning: “Consider adjusting bill rates or resource allocation.”</w:t>
            </w:r>
          </w:p>
        </w:tc>
      </w:tr>
      <w:tr>
        <w:tc>
          <w:tcPr>
            <w:tcW w:type="dxa" w:w="7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15</w:t>
            </w:r>
          </w:p>
        </w:tc>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Step 4</w:t>
            </w:r>
          </w:p>
        </w:tc>
        <w:tc>
          <w:tcPr>
            <w:tcW w:type="dxa" w:w="534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User changes contingency from 15% to 20%.</w:t>
            </w:r>
          </w:p>
        </w:tc>
        <w:tc>
          <w:tcPr>
            <w:tcW w:type="dxa" w:w="6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Adjusted total recalculates live.</w:t>
            </w:r>
          </w:p>
        </w:tc>
      </w:tr>
      <w:tr>
        <w:tc>
          <w:tcPr>
            <w:tcW w:type="dxa" w:w="7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16</w:t>
            </w:r>
          </w:p>
        </w:tc>
        <w:tc>
          <w:tcPr>
            <w:tcW w:type="dxa" w:w="14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Step 5</w:t>
            </w:r>
          </w:p>
        </w:tc>
        <w:tc>
          <w:tcPr>
            <w:tcW w:type="dxa" w:w="534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User reviews project details.</w:t>
            </w:r>
          </w:p>
        </w:tc>
        <w:tc>
          <w:tcPr>
            <w:tcW w:type="dxa" w:w="6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Summary shows: project name, Account, code, BU, dates, resource count (with cross-BU count), total planned hours.</w:t>
            </w:r>
          </w:p>
        </w:tc>
      </w:tr>
      <w:tr>
        <w:tc>
          <w:tcPr>
            <w:tcW w:type="dxa" w:w="7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17</w:t>
            </w:r>
          </w:p>
        </w:tc>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Step 5</w:t>
            </w:r>
          </w:p>
        </w:tc>
        <w:tc>
          <w:tcPr>
            <w:tcW w:type="dxa" w:w="534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Financial-role user reviews.</w:t>
            </w:r>
          </w:p>
        </w:tc>
        <w:tc>
          <w:tcPr>
            <w:tcW w:type="dxa" w:w="6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Additionally shows: projected fee, projected margin, contingency %.</w:t>
            </w:r>
          </w:p>
        </w:tc>
      </w:tr>
      <w:tr>
        <w:tc>
          <w:tcPr>
            <w:tcW w:type="dxa" w:w="7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18</w:t>
            </w:r>
          </w:p>
        </w:tc>
        <w:tc>
          <w:tcPr>
            <w:tcW w:type="dxa" w:w="14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Step 5</w:t>
            </w:r>
          </w:p>
        </w:tc>
        <w:tc>
          <w:tcPr>
            <w:tcW w:type="dxa" w:w="534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User clicks “Create project and notify team.”</w:t>
            </w:r>
          </w:p>
        </w:tc>
        <w:tc>
          <w:tcPr>
            <w:tcW w:type="dxa" w:w="6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Loading animation. Success screen: project name, team member count, “Create another” link.</w:t>
            </w:r>
          </w:p>
        </w:tc>
      </w:tr>
      <w:tr>
        <w:tc>
          <w:tcPr>
            <w:tcW w:type="dxa" w:w="7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19</w:t>
            </w:r>
          </w:p>
        </w:tc>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Nav</w:t>
            </w:r>
          </w:p>
        </w:tc>
        <w:tc>
          <w:tcPr>
            <w:tcW w:type="dxa" w:w="534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User clicks a completed step in the indicator.</w:t>
            </w:r>
          </w:p>
        </w:tc>
        <w:tc>
          <w:tcPr>
            <w:tcW w:type="dxa" w:w="6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Jumps back to that step. Green checkmarks show completed steps.</w:t>
            </w:r>
          </w:p>
        </w:tc>
      </w:tr>
      <w:tr>
        <w:tc>
          <w:tcPr>
            <w:tcW w:type="dxa" w:w="7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20</w:t>
            </w:r>
          </w:p>
        </w:tc>
        <w:tc>
          <w:tcPr>
            <w:tcW w:type="dxa" w:w="14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Nav</w:t>
            </w:r>
          </w:p>
        </w:tc>
        <w:tc>
          <w:tcPr>
            <w:tcW w:type="dxa" w:w="534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User clicks Back from Step 3.</w:t>
            </w:r>
          </w:p>
        </w:tc>
        <w:tc>
          <w:tcPr>
            <w:tcW w:type="dxa" w:w="6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Returns to Step 2. Resources and hours preserved.</w:t>
            </w:r>
          </w:p>
        </w:tc>
      </w:tr>
    </w:tbl>
    <w:p>
      <w:r>
        <w:br w:type="page"/>
      </w:r>
    </w:p>
    <w:p>
      <w:pPr>
        <w:pStyle w:val="Heading1"/>
      </w:pPr>
      <w:r>
        <w:rPr>
          <w:rFonts w:ascii="Arial" w:cs="Arial" w:eastAsia="Arial" w:hAnsi="Arial"/>
        </w:rPr>
        <w:t xml:space="preserve">9. Cross-Role &amp; System Edge Cases</w:t>
      </w:r>
    </w:p>
    <w:p>
      <w:pPr>
        <w:spacing w:after="120"/>
      </w:pPr>
      <w:r>
        <w:rPr>
          <w:rFonts w:ascii="Arial" w:cs="Arial" w:eastAsia="Arial" w:hAnsi="Arial"/>
          <w:sz w:val="21"/>
          <w:szCs w:val="21"/>
        </w:rPr>
        <w:t xml:space="preserve">25 test cases. Covers scope merging, concurrency, session handling, performance, audit logging, domain whitelist edge cases, zero-state handling, and grid UX details.</w:t>
      </w:r>
    </w:p>
    <w:p>
      <w:pPr>
        <w:spacing w:after="200"/>
      </w:pPr>
    </w:p>
    <w:tbl>
      <w:tblPr>
        <w:tblW w:type="dxa" w:w="13440"/>
        <w:tblBorders>
          <w:top w:val="single" w:color="auto" w:sz="4"/>
          <w:left w:val="single" w:color="auto" w:sz="4"/>
          <w:bottom w:val="single" w:color="auto" w:sz="4"/>
          <w:right w:val="single" w:color="auto" w:sz="4"/>
          <w:insideH w:val="single" w:color="auto" w:sz="4"/>
          <w:insideV w:val="single" w:color="auto" w:sz="4"/>
        </w:tblBorders>
      </w:tblPr>
      <w:tblGrid>
        <w:gridCol w:w="700"/>
        <w:gridCol w:w="1400"/>
        <w:gridCol w:w="5340"/>
        <w:gridCol w:w="6000"/>
      </w:tblGrid>
      <w:tr>
        <w:tc>
          <w:tcPr>
            <w:tcW w:type="dxa" w:w="7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w:t>
            </w:r>
          </w:p>
        </w:tc>
        <w:tc>
          <w:tcPr>
            <w:tcW w:type="dxa" w:w="14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Area</w:t>
            </w:r>
          </w:p>
        </w:tc>
        <w:tc>
          <w:tcPr>
            <w:tcW w:type="dxa" w:w="534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User Action / Scenario</w:t>
            </w:r>
          </w:p>
        </w:tc>
        <w:tc>
          <w:tcPr>
            <w:tcW w:type="dxa" w:w="60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Expected Application Behaviour</w:t>
            </w:r>
          </w:p>
        </w:tc>
      </w:tr>
      <w:tr>
        <w:tc>
          <w:tcPr>
            <w:tcW w:type="dxa" w:w="7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1</w:t>
            </w:r>
          </w:p>
        </w:tc>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Auth</w:t>
            </w:r>
          </w:p>
        </w:tc>
        <w:tc>
          <w:tcPr>
            <w:tcW w:type="dxa" w:w="534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User not assigned to a project accesses it by URL.</w:t>
            </w:r>
          </w:p>
        </w:tc>
        <w:tc>
          <w:tcPr>
            <w:tcW w:type="dxa" w:w="6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API returns 403. “Not authorised.”</w:t>
            </w:r>
          </w:p>
        </w:tc>
      </w:tr>
      <w:tr>
        <w:tc>
          <w:tcPr>
            <w:tcW w:type="dxa" w:w="7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2</w:t>
            </w:r>
          </w:p>
        </w:tc>
        <w:tc>
          <w:tcPr>
            <w:tcW w:type="dxa" w:w="14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Concurrency</w:t>
            </w:r>
          </w:p>
        </w:tc>
        <w:tc>
          <w:tcPr>
            <w:tcW w:type="dxa" w:w="534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Two users edit the same hour cell simultaneously.</w:t>
            </w:r>
          </w:p>
        </w:tc>
        <w:tc>
          <w:tcPr>
            <w:tcW w:type="dxa" w:w="6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Last save wins. Both get a toast notification.</w:t>
            </w:r>
          </w:p>
        </w:tc>
      </w:tr>
      <w:tr>
        <w:tc>
          <w:tcPr>
            <w:tcW w:type="dxa" w:w="7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3</w:t>
            </w:r>
          </w:p>
        </w:tc>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Session</w:t>
            </w:r>
          </w:p>
        </w:tc>
        <w:tc>
          <w:tcPr>
            <w:tcW w:type="dxa" w:w="534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Session expires mid-edit.</w:t>
            </w:r>
          </w:p>
        </w:tc>
        <w:tc>
          <w:tcPr>
            <w:tcW w:type="dxa" w:w="6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Next save redirects to login. Unsaved data preserved for re-submission.</w:t>
            </w:r>
          </w:p>
        </w:tc>
      </w:tr>
      <w:tr>
        <w:tc>
          <w:tcPr>
            <w:tcW w:type="dxa" w:w="7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4</w:t>
            </w:r>
          </w:p>
        </w:tc>
        <w:tc>
          <w:tcPr>
            <w:tcW w:type="dxa" w:w="14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Cross-BU</w:t>
            </w:r>
          </w:p>
        </w:tc>
        <w:tc>
          <w:tcPr>
            <w:tcW w:type="dxa" w:w="534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User from BU-A assigned to BU-B project.</w:t>
            </w:r>
          </w:p>
        </w:tc>
        <w:tc>
          <w:tcPr>
            <w:tcW w:type="dxa" w:w="6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Project appears in their list. Primary BU recorded on assignment.</w:t>
            </w:r>
          </w:p>
        </w:tc>
      </w:tr>
      <w:tr>
        <w:tc>
          <w:tcPr>
            <w:tcW w:type="dxa" w:w="7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5</w:t>
            </w:r>
          </w:p>
        </w:tc>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Cross-BU</w:t>
            </w:r>
          </w:p>
        </w:tc>
        <w:tc>
          <w:tcPr>
            <w:tcW w:type="dxa" w:w="534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BUL from BU-A tries to see BU-B project (not shared).</w:t>
            </w:r>
          </w:p>
        </w:tc>
        <w:tc>
          <w:tcPr>
            <w:tcW w:type="dxa" w:w="6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403 even if their resource is assigned to it.</w:t>
            </w:r>
          </w:p>
        </w:tc>
      </w:tr>
      <w:tr>
        <w:tc>
          <w:tcPr>
            <w:tcW w:type="dxa" w:w="7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6</w:t>
            </w:r>
          </w:p>
        </w:tc>
        <w:tc>
          <w:tcPr>
            <w:tcW w:type="dxa" w:w="14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CSV</w:t>
            </w:r>
          </w:p>
        </w:tc>
        <w:tc>
          <w:tcPr>
            <w:tcW w:type="dxa" w:w="534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CSV import with UTF-8 special characters (accents, umlauts).</w:t>
            </w:r>
          </w:p>
        </w:tc>
        <w:tc>
          <w:tcPr>
            <w:tcW w:type="dxa" w:w="6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Names match correctly against user directory.</w:t>
            </w:r>
          </w:p>
        </w:tc>
      </w:tr>
      <w:tr>
        <w:tc>
          <w:tcPr>
            <w:tcW w:type="dxa" w:w="7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7</w:t>
            </w:r>
          </w:p>
        </w:tc>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Perf</w:t>
            </w:r>
          </w:p>
        </w:tc>
        <w:tc>
          <w:tcPr>
            <w:tcW w:type="dxa" w:w="534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Project with 20 resources and 52 weeks loads.</w:t>
            </w:r>
          </w:p>
        </w:tc>
        <w:tc>
          <w:tcPr>
            <w:tcW w:type="dxa" w:w="6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Grid renders within 2 seconds. Dashboard within 1 second.</w:t>
            </w:r>
          </w:p>
        </w:tc>
      </w:tr>
      <w:tr>
        <w:tc>
          <w:tcPr>
            <w:tcW w:type="dxa" w:w="7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8</w:t>
            </w:r>
          </w:p>
        </w:tc>
        <w:tc>
          <w:tcPr>
            <w:tcW w:type="dxa" w:w="14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Mobile</w:t>
            </w:r>
          </w:p>
        </w:tc>
        <w:tc>
          <w:tcPr>
            <w:tcW w:type="dxa" w:w="534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User on mobile browser logs hours.</w:t>
            </w:r>
          </w:p>
        </w:tc>
        <w:tc>
          <w:tcPr>
            <w:tcW w:type="dxa" w:w="6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Grid is responsive. Cells tap-friendly. No horizontal scroll issues.</w:t>
            </w:r>
          </w:p>
        </w:tc>
      </w:tr>
      <w:tr>
        <w:tc>
          <w:tcPr>
            <w:tcW w:type="dxa" w:w="7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9</w:t>
            </w:r>
          </w:p>
        </w:tc>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Audit</w:t>
            </w:r>
          </w:p>
        </w:tc>
        <w:tc>
          <w:tcPr>
            <w:tcW w:type="dxa" w:w="534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AA changes a user’s roles from [IC] to [IC, PM, AC].</w:t>
            </w:r>
          </w:p>
        </w:tc>
        <w:tc>
          <w:tcPr>
            <w:tcW w:type="dxa" w:w="6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Audit log: entity=User, field=roles, old=[IC], new=[IC, PM, AC], changed_by=AA.</w:t>
            </w:r>
          </w:p>
        </w:tc>
      </w:tr>
      <w:tr>
        <w:tc>
          <w:tcPr>
            <w:tcW w:type="dxa" w:w="7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10</w:t>
            </w:r>
          </w:p>
        </w:tc>
        <w:tc>
          <w:tcPr>
            <w:tcW w:type="dxa" w:w="14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Audit</w:t>
            </w:r>
          </w:p>
        </w:tc>
        <w:tc>
          <w:tcPr>
            <w:tcW w:type="dxa" w:w="534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BUL changes a cost rate.</w:t>
            </w:r>
          </w:p>
        </w:tc>
        <w:tc>
          <w:tcPr>
            <w:tcW w:type="dxa" w:w="6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Audit log: entity=ResourceAssignment, field=cost_rate, old/new values, changed_by=BUL.</w:t>
            </w:r>
          </w:p>
        </w:tc>
      </w:tr>
      <w:tr>
        <w:tc>
          <w:tcPr>
            <w:tcW w:type="dxa" w:w="7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11</w:t>
            </w:r>
          </w:p>
        </w:tc>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Deactivation</w:t>
            </w:r>
          </w:p>
        </w:tc>
        <w:tc>
          <w:tcPr>
            <w:tcW w:type="dxa" w:w="534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AA deactivates a multi-role user [PM, IC, AC].</w:t>
            </w:r>
          </w:p>
        </w:tc>
        <w:tc>
          <w:tcPr>
            <w:tcW w:type="dxa" w:w="6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Cannot log in. All historical data preserved. Managed Account assignments inactive.</w:t>
            </w:r>
          </w:p>
        </w:tc>
      </w:tr>
      <w:tr>
        <w:tc>
          <w:tcPr>
            <w:tcW w:type="dxa" w:w="7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12</w:t>
            </w:r>
          </w:p>
        </w:tc>
        <w:tc>
          <w:tcPr>
            <w:tcW w:type="dxa" w:w="14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Scope merge</w:t>
            </w:r>
          </w:p>
        </w:tc>
        <w:tc>
          <w:tcPr>
            <w:tcW w:type="dxa" w:w="534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User holds AC (Account A) + BUL (BU-X). Project on Account A, owned by BU-Y.</w:t>
            </w:r>
          </w:p>
        </w:tc>
        <w:tc>
          <w:tcPr>
            <w:tcW w:type="dxa" w:w="6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User sees project via AC scope. Full financials.</w:t>
            </w:r>
          </w:p>
        </w:tc>
      </w:tr>
      <w:tr>
        <w:tc>
          <w:tcPr>
            <w:tcW w:type="dxa" w:w="7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13</w:t>
            </w:r>
          </w:p>
        </w:tc>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Scope merge</w:t>
            </w:r>
          </w:p>
        </w:tc>
        <w:tc>
          <w:tcPr>
            <w:tcW w:type="dxa" w:w="534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Same user. Project on BU-X, Account B (not managed).</w:t>
            </w:r>
          </w:p>
        </w:tc>
        <w:tc>
          <w:tcPr>
            <w:tcW w:type="dxa" w:w="6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User sees project via BUL scope. Full financials.</w:t>
            </w:r>
          </w:p>
        </w:tc>
      </w:tr>
      <w:tr>
        <w:tc>
          <w:tcPr>
            <w:tcW w:type="dxa" w:w="7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14</w:t>
            </w:r>
          </w:p>
        </w:tc>
        <w:tc>
          <w:tcPr>
            <w:tcW w:type="dxa" w:w="14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Scope merge</w:t>
            </w:r>
          </w:p>
        </w:tc>
        <w:tc>
          <w:tcPr>
            <w:tcW w:type="dxa" w:w="534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Same user. Project on BU-Y, Account B.</w:t>
            </w:r>
          </w:p>
        </w:tc>
        <w:tc>
          <w:tcPr>
            <w:tcW w:type="dxa" w:w="6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User cannot see project. Neither scope covers it.</w:t>
            </w:r>
          </w:p>
        </w:tc>
      </w:tr>
      <w:tr>
        <w:tc>
          <w:tcPr>
            <w:tcW w:type="dxa" w:w="7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15</w:t>
            </w:r>
          </w:p>
        </w:tc>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Wizard</w:t>
            </w:r>
          </w:p>
        </w:tc>
        <w:tc>
          <w:tcPr>
            <w:tcW w:type="dxa" w:w="534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PM creates project under Account they don’t manage as AC.</w:t>
            </w:r>
          </w:p>
        </w:tc>
        <w:tc>
          <w:tcPr>
            <w:tcW w:type="dxa" w:w="6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Allowed. Account selector shows all Accounts for PMs. Step 4 hidden (no financial role).</w:t>
            </w:r>
          </w:p>
        </w:tc>
      </w:tr>
      <w:tr>
        <w:tc>
          <w:tcPr>
            <w:tcW w:type="dxa" w:w="7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16</w:t>
            </w:r>
          </w:p>
        </w:tc>
        <w:tc>
          <w:tcPr>
            <w:tcW w:type="dxa" w:w="14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Archive</w:t>
            </w:r>
          </w:p>
        </w:tc>
        <w:tc>
          <w:tcPr>
            <w:tcW w:type="dxa" w:w="534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PM archives project. AC views it.</w:t>
            </w:r>
          </w:p>
        </w:tc>
        <w:tc>
          <w:tcPr>
            <w:tcW w:type="dxa" w:w="6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Read-only. Financials visible but not editable.</w:t>
            </w:r>
          </w:p>
        </w:tc>
      </w:tr>
      <w:tr>
        <w:tc>
          <w:tcPr>
            <w:tcW w:type="dxa" w:w="7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17</w:t>
            </w:r>
          </w:p>
        </w:tc>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Self-service</w:t>
            </w:r>
          </w:p>
        </w:tc>
        <w:tc>
          <w:tcPr>
            <w:tcW w:type="dxa" w:w="534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User tries to modify their own roles via API.</w:t>
            </w:r>
          </w:p>
        </w:tc>
        <w:tc>
          <w:tcPr>
            <w:tcW w:type="dxa" w:w="6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Rejected. Only AA can change roles.</w:t>
            </w:r>
          </w:p>
        </w:tc>
      </w:tr>
      <w:tr>
        <w:tc>
          <w:tcPr>
            <w:tcW w:type="dxa" w:w="7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18</w:t>
            </w:r>
          </w:p>
        </w:tc>
        <w:tc>
          <w:tcPr>
            <w:tcW w:type="dxa" w:w="14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Grid nav</w:t>
            </w:r>
          </w:p>
        </w:tc>
        <w:tc>
          <w:tcPr>
            <w:tcW w:type="dxa" w:w="534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del w:id="9123" w:author="Claude" w:date="2026-05-30T00:00:00Z">
              <w:r>
                <w:rPr>
                  <w:rFonts w:ascii="Arial" w:cs="Arial" w:eastAsia="Arial" w:hAnsi="Arial"/>
                  <w:sz w:val="18"/>
                  <w:szCs w:val="18"/>
                </w:rPr>
                <w:delText xml:space="preserve">Today button position.</w:delText>
              </w:r>
            </w:del>
            <w:ins w:id="9124" w:author="Claude" w:date="2026-05-30T00:00:00Z">
              <w:r>
                <w:rPr>
                  <w:rFonts w:ascii="Arial" w:cs="Arial" w:eastAsia="Arial" w:hAnsi="Arial"/>
                  <w:sz w:val="18"/>
                  <w:szCs w:val="18"/>
                </w:rPr>
                <w:t xml:space="preserve">Resource-name column pinning.</w:t>
              </w:r>
            </w:ins>
          </w:p>
        </w:tc>
        <w:tc>
          <w:tcPr>
            <w:tcW w:type="dxa" w:w="6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del w:id="9125" w:author="Claude" w:date="2026-05-30T00:00:00Z">
              <w:r>
                <w:rPr>
                  <w:rFonts w:ascii="Arial" w:cs="Arial" w:eastAsia="Arial" w:hAnsi="Arial"/>
                  <w:sz w:val="18"/>
                  <w:szCs w:val="18"/>
                </w:rPr>
                <w:delText xml:space="preserve">Always to the left of the week arrows. Fixed width so arrows never shift.</w:delText>
              </w:r>
            </w:del>
            <w:ins w:id="9126" w:author="Claude" w:date="2026-05-30T00:00:00Z">
              <w:r>
                <w:rPr>
                  <w:rFonts w:ascii="Arial" w:cs="Arial" w:eastAsia="Arial" w:hAnsi="Arial"/>
                  <w:sz w:val="18"/>
                  <w:szCs w:val="18"/>
                </w:rPr>
                <w:t xml:space="preserve">The resource-name column stays pinned (sticky) on the left while week columns scroll horizontally; no layout shift.</w:t>
              </w:r>
            </w:ins>
          </w:p>
        </w:tc>
      </w:tr>
      <w:tr>
        <w:tc>
          <w:tcPr>
            <w:tcW w:type="dxa" w:w="7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19</w:t>
            </w:r>
          </w:p>
        </w:tc>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Grid cells</w:t>
            </w:r>
          </w:p>
        </w:tc>
        <w:tc>
          <w:tcPr>
            <w:tcW w:type="dxa" w:w="534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User enters value matching the planned number.</w:t>
            </w:r>
          </w:p>
        </w:tc>
        <w:tc>
          <w:tcPr>
            <w:tcW w:type="dxa" w:w="6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Cell turns green (matches plan). Different value turns indigo.</w:t>
            </w:r>
          </w:p>
        </w:tc>
      </w:tr>
      <w:tr>
        <w:tc>
          <w:tcPr>
            <w:tcW w:type="dxa" w:w="7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20</w:t>
            </w:r>
          </w:p>
        </w:tc>
        <w:tc>
          <w:tcPr>
            <w:tcW w:type="dxa" w:w="14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Grid cells</w:t>
            </w:r>
          </w:p>
        </w:tc>
        <w:tc>
          <w:tcPr>
            <w:tcW w:type="dxa" w:w="534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Empty cell shows planned hours as placeholder.</w:t>
            </w:r>
          </w:p>
        </w:tc>
        <w:tc>
          <w:tcPr>
            <w:tcW w:type="dxa" w:w="6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Light gray placeholder text. User types to override.</w:t>
            </w:r>
          </w:p>
        </w:tc>
      </w:tr>
      <w:tr>
        <w:tc>
          <w:tcPr>
            <w:tcW w:type="dxa" w:w="7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21</w:t>
            </w:r>
          </w:p>
        </w:tc>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Domain</w:t>
            </w:r>
          </w:p>
        </w:tc>
        <w:tc>
          <w:tcPr>
            <w:tcW w:type="dxa" w:w="534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User tries to sign up after their domain was removed.</w:t>
            </w:r>
          </w:p>
        </w:tc>
        <w:tc>
          <w:tcPr>
            <w:tcW w:type="dxa" w:w="6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Registration blocked. Error shows allowed domains.</w:t>
            </w:r>
          </w:p>
        </w:tc>
      </w:tr>
      <w:tr>
        <w:tc>
          <w:tcPr>
            <w:tcW w:type="dxa" w:w="7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22</w:t>
            </w:r>
          </w:p>
        </w:tc>
        <w:tc>
          <w:tcPr>
            <w:tcW w:type="dxa" w:w="14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Domain</w:t>
            </w:r>
          </w:p>
        </w:tc>
        <w:tc>
          <w:tcPr>
            <w:tcW w:type="dxa" w:w="534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Existing user’s domain removed from whitelist.</w:t>
            </w:r>
          </w:p>
        </w:tc>
        <w:tc>
          <w:tcPr>
            <w:tcW w:type="dxa" w:w="6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User can still log in. Only new signups affected.</w:t>
            </w:r>
          </w:p>
        </w:tc>
      </w:tr>
      <w:tr>
        <w:tc>
          <w:tcPr>
            <w:tcW w:type="dxa" w:w="7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23</w:t>
            </w:r>
          </w:p>
        </w:tc>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Health check</w:t>
            </w:r>
          </w:p>
        </w:tc>
        <w:tc>
          <w:tcPr>
            <w:tcW w:type="dxa" w:w="534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BUL’s BU has zero active projects.</w:t>
            </w:r>
          </w:p>
        </w:tc>
        <w:tc>
          <w:tcPr>
            <w:tcW w:type="dxa" w:w="6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Health check cards show $0 / 0% with appropriate zero-state messaging.</w:t>
            </w:r>
          </w:p>
        </w:tc>
      </w:tr>
      <w:tr>
        <w:tc>
          <w:tcPr>
            <w:tcW w:type="dxa" w:w="7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24</w:t>
            </w:r>
          </w:p>
        </w:tc>
        <w:tc>
          <w:tcPr>
            <w:tcW w:type="dxa" w:w="14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Financial</w:t>
            </w:r>
          </w:p>
        </w:tc>
        <w:tc>
          <w:tcPr>
            <w:tcW w:type="dxa" w:w="534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All resources on a project have 0 planned hours.</w:t>
            </w:r>
          </w:p>
        </w:tc>
        <w:tc>
          <w:tcPr>
            <w:tcW w:type="dxa" w:w="6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18"/>
                <w:szCs w:val="18"/>
              </w:rPr>
              <w:t xml:space="preserve">Financial views show $0 fee, $0 cost, 0% margin. No division-by-zero errors.</w:t>
            </w:r>
          </w:p>
        </w:tc>
      </w:tr>
      <w:tr>
        <w:tc>
          <w:tcPr>
            <w:tcW w:type="dxa" w:w="7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25</w:t>
            </w:r>
          </w:p>
        </w:tc>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Wizard</w:t>
            </w:r>
          </w:p>
        </w:tc>
        <w:tc>
          <w:tcPr>
            <w:tcW w:type="dxa" w:w="534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User navigates away from the wizard mid-flow and returns.</w:t>
            </w:r>
          </w:p>
        </w:tc>
        <w:tc>
          <w:tcPr>
            <w:tcW w:type="dxa" w:w="6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Form state is preserved within the session. No data loss.</w:t>
            </w:r>
          </w:p>
        </w:tc>
      </w:tr>
    </w:tbl>
    <w:sectPr>
      <w:headerReference w:type="default" r:id="rId7"/>
      <w:footerReference w:type="default" r:id="rId8"/>
      <w:pgSz w:w="15840" w:h="12240" w:orient="landscape"/>
      <w:pgMar w:top="1000" w:right="1200" w:bottom="10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5A5A6"/>
        <w:sz w:val="16"/>
        <w:szCs w:val="16"/>
      </w:rPr>
      <w:t xml:space="preserve">Page </w:t>
    </w:r>
    <w:r>
      <w:rPr>
        <w:rFonts w:ascii="Arial" w:cs="Arial" w:eastAsia="Arial" w:hAnsi="Arial"/>
        <w:color w:val="95A5A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rFonts w:ascii="Arial" w:cs="Arial" w:eastAsia="Arial" w:hAnsi="Arial"/>
        <w:color w:val="95A5A6"/>
        <w:sz w:val="16"/>
        <w:szCs w:val="16"/>
      </w:rPr>
      <w:t xml:space="preserve">Quanta  |  Test Cases v2.2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F72"/>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1B4F72"/>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2026-04-23T16:46:19.080Z</dcterms:created>
  <dcterms:modified xsi:type="dcterms:W3CDTF">2026-04-23T16:46:19.083Z</dcterms:modified>
</cp:coreProperties>
</file>

<file path=docProps/custom.xml><?xml version="1.0" encoding="utf-8"?>
<Properties xmlns="http://schemas.openxmlformats.org/officeDocument/2006/custom-properties" xmlns:vt="http://schemas.openxmlformats.org/officeDocument/2006/docPropsVTypes"/>
</file>